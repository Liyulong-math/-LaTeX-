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5F17E2" w14:textId="77777777" w:rsidR="003339B6" w:rsidRDefault="00000000">
      <w:pPr>
        <w:jc w:val="center"/>
        <w:rPr>
          <w:rFonts w:ascii="宋体" w:hAnsi="宋体" w:hint="eastAsia"/>
          <w:b/>
          <w:bCs/>
          <w:sz w:val="72"/>
        </w:rPr>
      </w:pPr>
      <w:r>
        <w:rPr>
          <w:rFonts w:ascii="宋体" w:hAnsi="宋体" w:hint="eastAsia"/>
          <w:b/>
          <w:bCs/>
          <w:sz w:val="72"/>
        </w:rPr>
        <w:t>湘潭大学毕业论文</w:t>
      </w:r>
    </w:p>
    <w:p w14:paraId="16A358EB" w14:textId="77777777" w:rsidR="003339B6" w:rsidRDefault="00000000">
      <w:pPr>
        <w:jc w:val="center"/>
        <w:rPr>
          <w:rFonts w:ascii="宋体" w:hAnsi="宋体" w:hint="eastAsia"/>
          <w:b/>
          <w:bCs/>
          <w:sz w:val="72"/>
        </w:rPr>
      </w:pPr>
      <w:commentRangeStart w:id="0"/>
      <w:commentRangeEnd w:id="0"/>
      <w:r>
        <w:commentReference w:id="0"/>
      </w:r>
    </w:p>
    <w:p w14:paraId="7E3AA6F2" w14:textId="45AF4C96" w:rsidR="003339B6" w:rsidRPr="002D4626" w:rsidRDefault="00000000" w:rsidP="002D4626">
      <w:pPr>
        <w:ind w:leftChars="304" w:left="2244" w:hangingChars="500" w:hanging="1606"/>
        <w:jc w:val="left"/>
        <w:rPr>
          <w:rFonts w:hint="eastAsia"/>
          <w:b/>
          <w:bCs/>
          <w:sz w:val="32"/>
          <w:u w:val="single"/>
        </w:rPr>
      </w:pPr>
      <w:r>
        <w:rPr>
          <w:rFonts w:hint="eastAsia"/>
          <w:b/>
          <w:bCs/>
          <w:sz w:val="32"/>
        </w:rPr>
        <w:t>题</w:t>
      </w:r>
      <w:r>
        <w:rPr>
          <w:rFonts w:hint="eastAsia"/>
          <w:b/>
          <w:bCs/>
          <w:sz w:val="32"/>
        </w:rPr>
        <w:t xml:space="preserve">    </w:t>
      </w:r>
      <w:r>
        <w:rPr>
          <w:rFonts w:hint="eastAsia"/>
          <w:b/>
          <w:bCs/>
          <w:sz w:val="32"/>
        </w:rPr>
        <w:t>目：</w:t>
      </w:r>
      <w:r>
        <w:rPr>
          <w:rFonts w:hint="eastAsia"/>
          <w:b/>
          <w:bCs/>
          <w:sz w:val="32"/>
        </w:rPr>
        <w:t xml:space="preserve"> </w:t>
      </w:r>
      <w:r>
        <w:rPr>
          <w:rFonts w:hint="eastAsia"/>
          <w:b/>
          <w:bCs/>
          <w:sz w:val="32"/>
          <w:u w:val="single"/>
        </w:rPr>
        <w:t xml:space="preserve"> </w:t>
      </w:r>
      <w:r w:rsidR="002D4626">
        <w:rPr>
          <w:rFonts w:hint="eastAsia"/>
          <w:b/>
          <w:bCs/>
          <w:sz w:val="32"/>
          <w:u w:val="single"/>
        </w:rPr>
        <w:t xml:space="preserve">                                  </w:t>
      </w:r>
    </w:p>
    <w:p w14:paraId="5140BE9B" w14:textId="77777777" w:rsidR="003339B6" w:rsidRDefault="00000000">
      <w:pPr>
        <w:spacing w:line="600" w:lineRule="auto"/>
        <w:ind w:leftChars="300" w:left="630" w:rightChars="506" w:right="1063"/>
        <w:jc w:val="left"/>
        <w:rPr>
          <w:b/>
          <w:bCs/>
          <w:sz w:val="32"/>
        </w:rPr>
      </w:pPr>
      <w:r>
        <w:rPr>
          <w:rFonts w:hint="eastAsia"/>
          <w:b/>
          <w:bCs/>
          <w:sz w:val="32"/>
        </w:rPr>
        <w:t>学</w:t>
      </w:r>
      <w:r>
        <w:rPr>
          <w:rFonts w:hint="eastAsia"/>
          <w:b/>
          <w:bCs/>
          <w:sz w:val="32"/>
        </w:rPr>
        <w:t xml:space="preserve">    </w:t>
      </w:r>
      <w:r>
        <w:rPr>
          <w:rFonts w:hint="eastAsia"/>
          <w:b/>
          <w:bCs/>
          <w:sz w:val="32"/>
        </w:rPr>
        <w:t>院：</w:t>
      </w:r>
      <w:r>
        <w:rPr>
          <w:rFonts w:hint="eastAsia"/>
          <w:b/>
          <w:bCs/>
          <w:sz w:val="32"/>
          <w:u w:val="single"/>
        </w:rPr>
        <w:t xml:space="preserve">         </w:t>
      </w:r>
      <w:r>
        <w:rPr>
          <w:rFonts w:hint="eastAsia"/>
          <w:b/>
          <w:bCs/>
          <w:sz w:val="32"/>
          <w:u w:val="single"/>
        </w:rPr>
        <w:t>数学与计算科学学院</w:t>
      </w:r>
      <w:r>
        <w:rPr>
          <w:rFonts w:hint="eastAsia"/>
          <w:b/>
          <w:bCs/>
          <w:sz w:val="32"/>
          <w:u w:val="single"/>
        </w:rPr>
        <w:t xml:space="preserve">         </w:t>
      </w:r>
    </w:p>
    <w:p w14:paraId="050DD585" w14:textId="77777777" w:rsidR="003339B6" w:rsidRDefault="00000000">
      <w:pPr>
        <w:spacing w:line="600" w:lineRule="auto"/>
        <w:ind w:leftChars="300" w:left="630" w:rightChars="506" w:right="1063"/>
        <w:jc w:val="left"/>
        <w:rPr>
          <w:b/>
          <w:bCs/>
          <w:color w:val="000000"/>
          <w:sz w:val="32"/>
          <w:u w:val="single"/>
        </w:rPr>
      </w:pPr>
      <w:r>
        <w:rPr>
          <w:rFonts w:hint="eastAsia"/>
          <w:b/>
          <w:bCs/>
          <w:sz w:val="32"/>
        </w:rPr>
        <w:t>班</w:t>
      </w:r>
      <w:r>
        <w:rPr>
          <w:rFonts w:hint="eastAsia"/>
          <w:b/>
          <w:bCs/>
          <w:color w:val="000000"/>
          <w:sz w:val="32"/>
        </w:rPr>
        <w:t xml:space="preserve">    </w:t>
      </w:r>
      <w:r>
        <w:rPr>
          <w:rFonts w:hint="eastAsia"/>
          <w:b/>
          <w:bCs/>
          <w:color w:val="000000"/>
          <w:sz w:val="32"/>
        </w:rPr>
        <w:t>级：</w:t>
      </w:r>
      <w:r>
        <w:rPr>
          <w:rFonts w:hint="eastAsia"/>
          <w:b/>
          <w:bCs/>
          <w:color w:val="000000"/>
          <w:sz w:val="32"/>
          <w:u w:val="single"/>
        </w:rPr>
        <w:t xml:space="preserve">      2022</w:t>
      </w:r>
      <w:r>
        <w:rPr>
          <w:rFonts w:hint="eastAsia"/>
          <w:b/>
          <w:bCs/>
          <w:color w:val="000000"/>
          <w:sz w:val="32"/>
          <w:u w:val="single"/>
        </w:rPr>
        <w:t>信息与计算科学</w:t>
      </w:r>
      <w:r>
        <w:rPr>
          <w:rFonts w:hint="eastAsia"/>
          <w:b/>
          <w:bCs/>
          <w:color w:val="000000"/>
          <w:sz w:val="32"/>
          <w:u w:val="single"/>
        </w:rPr>
        <w:t>2</w:t>
      </w:r>
      <w:r>
        <w:rPr>
          <w:rFonts w:hint="eastAsia"/>
          <w:b/>
          <w:bCs/>
          <w:color w:val="000000"/>
          <w:sz w:val="32"/>
          <w:u w:val="single"/>
        </w:rPr>
        <w:t>班</w:t>
      </w:r>
      <w:commentRangeStart w:id="1"/>
      <w:commentRangeEnd w:id="1"/>
      <w:r>
        <w:rPr>
          <w:u w:val="single"/>
        </w:rPr>
        <w:commentReference w:id="1"/>
      </w:r>
      <w:r>
        <w:rPr>
          <w:rFonts w:hint="eastAsia"/>
          <w:b/>
          <w:bCs/>
          <w:color w:val="000000"/>
          <w:sz w:val="32"/>
          <w:u w:val="single"/>
        </w:rPr>
        <w:t xml:space="preserve">        </w:t>
      </w:r>
    </w:p>
    <w:p w14:paraId="7833E02F" w14:textId="111D22BE" w:rsidR="003339B6" w:rsidRDefault="00000000">
      <w:pPr>
        <w:spacing w:line="600" w:lineRule="auto"/>
        <w:ind w:leftChars="300" w:left="630" w:rightChars="506" w:right="1063"/>
        <w:jc w:val="left"/>
        <w:rPr>
          <w:rFonts w:hint="eastAsia"/>
          <w:b/>
          <w:bCs/>
          <w:sz w:val="32"/>
        </w:rPr>
      </w:pPr>
      <w:r>
        <w:rPr>
          <w:rFonts w:hint="eastAsia"/>
          <w:b/>
          <w:bCs/>
          <w:sz w:val="32"/>
        </w:rPr>
        <w:t>学</w:t>
      </w:r>
      <w:r>
        <w:rPr>
          <w:rFonts w:hint="eastAsia"/>
          <w:b/>
          <w:bCs/>
          <w:sz w:val="32"/>
        </w:rPr>
        <w:t xml:space="preserve">    </w:t>
      </w:r>
      <w:r>
        <w:rPr>
          <w:rFonts w:hint="eastAsia"/>
          <w:b/>
          <w:bCs/>
          <w:sz w:val="32"/>
        </w:rPr>
        <w:t>号：</w:t>
      </w:r>
      <w:r w:rsidRPr="002D4626">
        <w:rPr>
          <w:rFonts w:hint="eastAsia"/>
          <w:b/>
          <w:sz w:val="32"/>
          <w:u w:val="single"/>
        </w:rPr>
        <w:t xml:space="preserve">                         </w:t>
      </w:r>
      <w:r w:rsidR="002D4626" w:rsidRPr="002D4626">
        <w:rPr>
          <w:rFonts w:hint="eastAsia"/>
          <w:b/>
          <w:sz w:val="32"/>
          <w:u w:val="single"/>
        </w:rPr>
        <w:t xml:space="preserve">           </w:t>
      </w:r>
    </w:p>
    <w:p w14:paraId="6D481C50" w14:textId="627C5722" w:rsidR="003339B6" w:rsidRDefault="00000000">
      <w:pPr>
        <w:spacing w:line="600" w:lineRule="auto"/>
        <w:ind w:leftChars="300" w:left="630" w:rightChars="506" w:right="1063"/>
        <w:jc w:val="left"/>
        <w:rPr>
          <w:rFonts w:hint="eastAsia"/>
          <w:b/>
          <w:bCs/>
          <w:sz w:val="32"/>
        </w:rPr>
      </w:pPr>
      <w:r>
        <w:rPr>
          <w:rFonts w:hint="eastAsia"/>
          <w:b/>
          <w:bCs/>
          <w:sz w:val="32"/>
        </w:rPr>
        <w:t>姓</w:t>
      </w:r>
      <w:r>
        <w:rPr>
          <w:rFonts w:hint="eastAsia"/>
          <w:b/>
          <w:bCs/>
          <w:sz w:val="32"/>
        </w:rPr>
        <w:t xml:space="preserve">    </w:t>
      </w:r>
      <w:r>
        <w:rPr>
          <w:rFonts w:hint="eastAsia"/>
          <w:b/>
          <w:bCs/>
          <w:sz w:val="32"/>
        </w:rPr>
        <w:t>名：</w:t>
      </w:r>
      <w:r>
        <w:rPr>
          <w:rFonts w:hint="eastAsia"/>
          <w:b/>
          <w:sz w:val="32"/>
          <w:u w:val="single"/>
        </w:rPr>
        <w:t xml:space="preserve">                             </w:t>
      </w:r>
      <w:r w:rsidR="002D4626">
        <w:rPr>
          <w:rFonts w:hint="eastAsia"/>
          <w:b/>
          <w:sz w:val="32"/>
          <w:u w:val="single"/>
        </w:rPr>
        <w:t xml:space="preserve">        </w:t>
      </w:r>
    </w:p>
    <w:p w14:paraId="40D4BD6E" w14:textId="7E3B5816" w:rsidR="003339B6" w:rsidRDefault="00000000">
      <w:pPr>
        <w:spacing w:line="600" w:lineRule="auto"/>
        <w:ind w:leftChars="300" w:left="630" w:rightChars="506" w:right="1063"/>
        <w:jc w:val="left"/>
        <w:rPr>
          <w:rFonts w:hint="eastAsia"/>
          <w:bCs/>
          <w:sz w:val="32"/>
        </w:rPr>
      </w:pPr>
      <w:r>
        <w:rPr>
          <w:rFonts w:hint="eastAsia"/>
          <w:b/>
          <w:bCs/>
          <w:sz w:val="32"/>
        </w:rPr>
        <w:t>指导教师：</w:t>
      </w:r>
      <w:r>
        <w:rPr>
          <w:rFonts w:hint="eastAsia"/>
          <w:b/>
          <w:sz w:val="32"/>
          <w:u w:val="single"/>
        </w:rPr>
        <w:t xml:space="preserve">                              </w:t>
      </w:r>
      <w:r w:rsidR="002D4626">
        <w:rPr>
          <w:rFonts w:hint="eastAsia"/>
          <w:b/>
          <w:sz w:val="32"/>
          <w:u w:val="single"/>
        </w:rPr>
        <w:t xml:space="preserve">       </w:t>
      </w:r>
    </w:p>
    <w:p w14:paraId="4C6FA759" w14:textId="77777777" w:rsidR="003339B6" w:rsidRDefault="003339B6">
      <w:pPr>
        <w:tabs>
          <w:tab w:val="left" w:pos="7200"/>
        </w:tabs>
        <w:spacing w:line="600" w:lineRule="auto"/>
        <w:rPr>
          <w:rFonts w:ascii="宋体" w:hAnsi="宋体" w:hint="eastAsia"/>
          <w:b/>
          <w:bCs/>
          <w:color w:val="FF0000"/>
          <w:szCs w:val="21"/>
        </w:rPr>
      </w:pPr>
    </w:p>
    <w:p w14:paraId="65AC1E5C" w14:textId="77777777" w:rsidR="003339B6" w:rsidRDefault="003339B6">
      <w:pPr>
        <w:tabs>
          <w:tab w:val="left" w:pos="7200"/>
        </w:tabs>
        <w:spacing w:line="600" w:lineRule="auto"/>
        <w:rPr>
          <w:rFonts w:ascii="宋体" w:hAnsi="宋体" w:hint="eastAsia"/>
          <w:b/>
          <w:bCs/>
          <w:color w:val="FF0000"/>
          <w:szCs w:val="21"/>
        </w:rPr>
      </w:pPr>
    </w:p>
    <w:p w14:paraId="3534C8FB" w14:textId="77777777" w:rsidR="003339B6" w:rsidRDefault="003339B6">
      <w:pPr>
        <w:tabs>
          <w:tab w:val="left" w:pos="7200"/>
        </w:tabs>
        <w:spacing w:line="600" w:lineRule="auto"/>
        <w:rPr>
          <w:rFonts w:ascii="宋体" w:hAnsi="宋体" w:hint="eastAsia"/>
          <w:b/>
          <w:bCs/>
          <w:color w:val="FF0000"/>
          <w:szCs w:val="21"/>
        </w:rPr>
      </w:pPr>
    </w:p>
    <w:p w14:paraId="59178C38" w14:textId="77777777" w:rsidR="003339B6" w:rsidRDefault="003339B6">
      <w:pPr>
        <w:tabs>
          <w:tab w:val="left" w:pos="7200"/>
        </w:tabs>
        <w:spacing w:line="600" w:lineRule="auto"/>
        <w:rPr>
          <w:rFonts w:ascii="宋体" w:hAnsi="宋体" w:hint="eastAsia"/>
          <w:b/>
          <w:bCs/>
          <w:color w:val="FF0000"/>
          <w:szCs w:val="21"/>
        </w:rPr>
      </w:pPr>
    </w:p>
    <w:p w14:paraId="1466EF58" w14:textId="77777777" w:rsidR="003339B6" w:rsidRDefault="003339B6">
      <w:pPr>
        <w:tabs>
          <w:tab w:val="left" w:pos="7200"/>
        </w:tabs>
        <w:spacing w:line="600" w:lineRule="auto"/>
        <w:rPr>
          <w:rFonts w:ascii="宋体" w:hAnsi="宋体" w:hint="eastAsia"/>
          <w:b/>
          <w:bCs/>
          <w:color w:val="FF0000"/>
          <w:szCs w:val="21"/>
        </w:rPr>
      </w:pPr>
    </w:p>
    <w:p w14:paraId="09CACDCB" w14:textId="77777777" w:rsidR="003339B6" w:rsidRDefault="00000000">
      <w:pPr>
        <w:spacing w:line="600" w:lineRule="auto"/>
        <w:ind w:firstLineChars="600" w:firstLine="1928"/>
        <w:jc w:val="left"/>
        <w:rPr>
          <w:rFonts w:ascii="宋体" w:hAnsi="宋体" w:hint="eastAsia"/>
          <w:b/>
          <w:bCs/>
          <w:color w:val="000000"/>
          <w:sz w:val="32"/>
          <w:u w:val="single"/>
        </w:rPr>
      </w:pPr>
      <w:r>
        <w:rPr>
          <w:rFonts w:hint="eastAsia"/>
          <w:b/>
          <w:bCs/>
          <w:color w:val="000000"/>
          <w:sz w:val="32"/>
        </w:rPr>
        <w:t>完成日期：</w:t>
      </w:r>
      <w:r>
        <w:rPr>
          <w:rFonts w:hint="eastAsia"/>
          <w:bCs/>
          <w:color w:val="000000"/>
          <w:sz w:val="32"/>
          <w:u w:val="single"/>
        </w:rPr>
        <w:t xml:space="preserve">     </w:t>
      </w:r>
      <w:r>
        <w:rPr>
          <w:rFonts w:hint="eastAsia"/>
          <w:b/>
          <w:bCs/>
          <w:color w:val="000000"/>
          <w:sz w:val="32"/>
          <w:u w:val="single"/>
        </w:rPr>
        <w:t>20</w:t>
      </w:r>
      <w:r>
        <w:rPr>
          <w:b/>
          <w:bCs/>
          <w:color w:val="000000"/>
          <w:sz w:val="32"/>
          <w:u w:val="single"/>
        </w:rPr>
        <w:t>2</w:t>
      </w:r>
      <w:r>
        <w:rPr>
          <w:rFonts w:hint="eastAsia"/>
          <w:b/>
          <w:bCs/>
          <w:color w:val="000000"/>
          <w:sz w:val="32"/>
          <w:u w:val="single"/>
        </w:rPr>
        <w:t>6</w:t>
      </w:r>
      <w:r>
        <w:rPr>
          <w:rFonts w:hint="eastAsia"/>
          <w:b/>
          <w:bCs/>
          <w:color w:val="000000"/>
          <w:sz w:val="32"/>
          <w:u w:val="single"/>
        </w:rPr>
        <w:t>年</w:t>
      </w:r>
      <w:r>
        <w:rPr>
          <w:rFonts w:hint="eastAsia"/>
          <w:b/>
          <w:bCs/>
          <w:color w:val="000000"/>
          <w:sz w:val="32"/>
          <w:u w:val="single"/>
        </w:rPr>
        <w:t>2</w:t>
      </w:r>
      <w:r>
        <w:rPr>
          <w:rFonts w:hint="eastAsia"/>
          <w:b/>
          <w:bCs/>
          <w:color w:val="000000"/>
          <w:sz w:val="32"/>
          <w:u w:val="single"/>
        </w:rPr>
        <w:t>月</w:t>
      </w:r>
      <w:r>
        <w:rPr>
          <w:rFonts w:hint="eastAsia"/>
          <w:bCs/>
          <w:color w:val="000000"/>
          <w:sz w:val="32"/>
          <w:u w:val="single"/>
        </w:rPr>
        <w:t xml:space="preserve">     </w:t>
      </w:r>
    </w:p>
    <w:p w14:paraId="3D88DEBE" w14:textId="77777777" w:rsidR="003339B6" w:rsidRDefault="003339B6">
      <w:pPr>
        <w:spacing w:line="600" w:lineRule="auto"/>
        <w:ind w:firstLineChars="600" w:firstLine="1260"/>
        <w:jc w:val="left"/>
      </w:pPr>
    </w:p>
    <w:p w14:paraId="07E54ECD" w14:textId="77777777" w:rsidR="003339B6" w:rsidRDefault="003339B6">
      <w:pPr>
        <w:sectPr w:rsidR="003339B6">
          <w:headerReference w:type="even" r:id="rId10"/>
          <w:headerReference w:type="default" r:id="rId11"/>
          <w:footerReference w:type="even" r:id="rId12"/>
          <w:footerReference w:type="default" r:id="rId13"/>
          <w:pgSz w:w="11906" w:h="16838"/>
          <w:pgMar w:top="1701" w:right="1134" w:bottom="1417" w:left="1701" w:header="850" w:footer="992" w:gutter="0"/>
          <w:pgNumType w:fmt="upperRoman"/>
          <w:cols w:space="720"/>
          <w:docGrid w:type="lines" w:linePitch="322"/>
        </w:sectPr>
      </w:pPr>
    </w:p>
    <w:p w14:paraId="796F4F72" w14:textId="77777777" w:rsidR="003339B6" w:rsidRDefault="00000000">
      <w:pPr>
        <w:jc w:val="center"/>
        <w:outlineLvl w:val="0"/>
        <w:rPr>
          <w:b/>
          <w:bCs/>
          <w:sz w:val="32"/>
          <w:szCs w:val="36"/>
        </w:rPr>
      </w:pPr>
      <w:bookmarkStart w:id="2" w:name="_Toc8689"/>
      <w:bookmarkStart w:id="3" w:name="_Toc16668"/>
      <w:bookmarkStart w:id="4" w:name="_Toc17095"/>
      <w:bookmarkStart w:id="5" w:name="_Toc13312"/>
      <w:bookmarkStart w:id="6" w:name="_Toc8452"/>
      <w:commentRangeStart w:id="7"/>
      <w:commentRangeEnd w:id="7"/>
      <w:r>
        <w:rPr>
          <w:b/>
          <w:bCs/>
          <w:sz w:val="32"/>
          <w:szCs w:val="36"/>
        </w:rPr>
        <w:lastRenderedPageBreak/>
        <w:commentReference w:id="7"/>
      </w:r>
      <w:r>
        <w:rPr>
          <w:rFonts w:hint="eastAsia"/>
          <w:b/>
          <w:bCs/>
          <w:sz w:val="32"/>
          <w:szCs w:val="32"/>
        </w:rPr>
        <w:t>摘</w:t>
      </w:r>
      <w:r>
        <w:rPr>
          <w:rFonts w:hint="eastAsia"/>
          <w:b/>
          <w:bCs/>
          <w:sz w:val="32"/>
          <w:szCs w:val="32"/>
        </w:rPr>
        <w:t xml:space="preserve">    </w:t>
      </w:r>
      <w:r>
        <w:rPr>
          <w:rFonts w:hint="eastAsia"/>
          <w:b/>
          <w:bCs/>
          <w:sz w:val="32"/>
          <w:szCs w:val="32"/>
        </w:rPr>
        <w:t>要</w:t>
      </w:r>
      <w:bookmarkEnd w:id="2"/>
      <w:commentRangeStart w:id="8"/>
      <w:commentRangeEnd w:id="8"/>
      <w:r>
        <w:commentReference w:id="8"/>
      </w:r>
    </w:p>
    <w:p w14:paraId="39B8D082" w14:textId="77777777" w:rsidR="003339B6" w:rsidRDefault="00000000">
      <w:pPr>
        <w:pStyle w:val="Style2"/>
        <w:spacing w:beforeLines="50" w:before="161" w:afterLines="50" w:after="161"/>
        <w:rPr>
          <w:sz w:val="21"/>
          <w:szCs w:val="22"/>
        </w:rPr>
      </w:pPr>
      <w:proofErr w:type="gramStart"/>
      <w:r>
        <w:rPr>
          <w:rFonts w:hint="eastAsia"/>
          <w:sz w:val="21"/>
          <w:szCs w:val="22"/>
        </w:rPr>
        <w:t>文本文本文本文本文本文本文本文本文本文本</w:t>
      </w:r>
      <w:proofErr w:type="gramEnd"/>
      <w:r>
        <w:rPr>
          <w:rFonts w:hint="eastAsia"/>
          <w:sz w:val="21"/>
          <w:szCs w:val="22"/>
        </w:rPr>
        <w:t>文</w:t>
      </w:r>
      <w:proofErr w:type="gramStart"/>
      <w:r>
        <w:rPr>
          <w:rFonts w:hint="eastAsia"/>
          <w:sz w:val="21"/>
          <w:szCs w:val="22"/>
        </w:rPr>
        <w:t>本文本文本文本文本文本文本文本文本文本文</w:t>
      </w:r>
      <w:proofErr w:type="gramEnd"/>
      <w:r>
        <w:rPr>
          <w:rFonts w:hint="eastAsia"/>
          <w:sz w:val="21"/>
          <w:szCs w:val="22"/>
        </w:rPr>
        <w:t>本</w:t>
      </w:r>
      <w:proofErr w:type="gramStart"/>
      <w:r>
        <w:rPr>
          <w:rFonts w:hint="eastAsia"/>
          <w:sz w:val="21"/>
          <w:szCs w:val="22"/>
        </w:rPr>
        <w:t>文本文本文本文本文本文本文本文本文本文本</w:t>
      </w:r>
      <w:proofErr w:type="gramEnd"/>
      <w:r>
        <w:rPr>
          <w:rFonts w:hint="eastAsia"/>
          <w:sz w:val="21"/>
          <w:szCs w:val="22"/>
        </w:rPr>
        <w:t>文本文</w:t>
      </w:r>
      <w:proofErr w:type="gramStart"/>
      <w:r>
        <w:rPr>
          <w:rFonts w:hint="eastAsia"/>
          <w:sz w:val="21"/>
          <w:szCs w:val="22"/>
        </w:rPr>
        <w:t>本文</w:t>
      </w:r>
      <w:proofErr w:type="gramEnd"/>
      <w:r>
        <w:rPr>
          <w:rFonts w:hint="eastAsia"/>
          <w:sz w:val="21"/>
          <w:szCs w:val="22"/>
        </w:rPr>
        <w:t>,</w:t>
      </w:r>
      <w:r>
        <w:rPr>
          <w:sz w:val="21"/>
          <w:szCs w:val="22"/>
        </w:rPr>
        <w:t xml:space="preserve"> </w:t>
      </w:r>
      <w:proofErr w:type="gramStart"/>
      <w:r>
        <w:rPr>
          <w:rFonts w:hint="eastAsia"/>
          <w:sz w:val="21"/>
          <w:szCs w:val="22"/>
        </w:rPr>
        <w:t>本文本文本文本文本文本文本文本文本文本文</w:t>
      </w:r>
      <w:proofErr w:type="gramEnd"/>
      <w:r>
        <w:rPr>
          <w:rFonts w:hint="eastAsia"/>
          <w:sz w:val="21"/>
          <w:szCs w:val="22"/>
        </w:rPr>
        <w:t>本</w:t>
      </w:r>
      <w:proofErr w:type="gramStart"/>
      <w:r>
        <w:rPr>
          <w:rFonts w:hint="eastAsia"/>
          <w:sz w:val="21"/>
          <w:szCs w:val="22"/>
        </w:rPr>
        <w:t>文本文本文本文本文本文本文本文本文本文本文本</w:t>
      </w:r>
      <w:proofErr w:type="gramEnd"/>
      <w:r>
        <w:rPr>
          <w:rFonts w:hint="eastAsia"/>
          <w:sz w:val="21"/>
          <w:szCs w:val="22"/>
        </w:rPr>
        <w:t>.</w:t>
      </w:r>
    </w:p>
    <w:p w14:paraId="269C89B8" w14:textId="77777777" w:rsidR="003339B6" w:rsidRDefault="00000000">
      <w:pPr>
        <w:pStyle w:val="Style2"/>
        <w:spacing w:beforeLines="50" w:before="161" w:afterLines="50" w:after="161"/>
        <w:rPr>
          <w:sz w:val="21"/>
          <w:szCs w:val="22"/>
        </w:rPr>
      </w:pPr>
      <w:proofErr w:type="gramStart"/>
      <w:r>
        <w:rPr>
          <w:rFonts w:hint="eastAsia"/>
          <w:sz w:val="21"/>
          <w:szCs w:val="22"/>
        </w:rPr>
        <w:t>文本文本文本文本文本文本文本文本文本文本</w:t>
      </w:r>
      <w:proofErr w:type="gramEnd"/>
      <w:r>
        <w:rPr>
          <w:rFonts w:hint="eastAsia"/>
          <w:sz w:val="21"/>
          <w:szCs w:val="22"/>
        </w:rPr>
        <w:t>文</w:t>
      </w:r>
      <w:proofErr w:type="gramStart"/>
      <w:r>
        <w:rPr>
          <w:rFonts w:hint="eastAsia"/>
          <w:sz w:val="21"/>
          <w:szCs w:val="22"/>
        </w:rPr>
        <w:t>本文本文本文本文本文本文本文本文本文本文</w:t>
      </w:r>
      <w:proofErr w:type="gramEnd"/>
      <w:r>
        <w:rPr>
          <w:rFonts w:hint="eastAsia"/>
          <w:sz w:val="21"/>
          <w:szCs w:val="22"/>
        </w:rPr>
        <w:t>本</w:t>
      </w:r>
      <w:proofErr w:type="gramStart"/>
      <w:r>
        <w:rPr>
          <w:rFonts w:hint="eastAsia"/>
          <w:sz w:val="21"/>
          <w:szCs w:val="22"/>
        </w:rPr>
        <w:t>文本文本文本文本文本文本文本文本文本文本</w:t>
      </w:r>
      <w:proofErr w:type="gramEnd"/>
      <w:r>
        <w:rPr>
          <w:rFonts w:hint="eastAsia"/>
          <w:sz w:val="21"/>
          <w:szCs w:val="22"/>
        </w:rPr>
        <w:t>文</w:t>
      </w:r>
      <w:proofErr w:type="gramStart"/>
      <w:r>
        <w:rPr>
          <w:rFonts w:hint="eastAsia"/>
          <w:sz w:val="21"/>
          <w:szCs w:val="22"/>
        </w:rPr>
        <w:t>本文本文</w:t>
      </w:r>
      <w:proofErr w:type="gramEnd"/>
      <w:r>
        <w:rPr>
          <w:rFonts w:hint="eastAsia"/>
          <w:sz w:val="21"/>
          <w:szCs w:val="22"/>
        </w:rPr>
        <w:t>本</w:t>
      </w:r>
      <w:r>
        <w:rPr>
          <w:rFonts w:hint="eastAsia"/>
          <w:sz w:val="21"/>
          <w:szCs w:val="22"/>
        </w:rPr>
        <w:t>,</w:t>
      </w:r>
      <w:r>
        <w:rPr>
          <w:sz w:val="21"/>
          <w:szCs w:val="22"/>
        </w:rPr>
        <w:t xml:space="preserve"> </w:t>
      </w:r>
      <w:proofErr w:type="gramStart"/>
      <w:r>
        <w:rPr>
          <w:rFonts w:hint="eastAsia"/>
          <w:sz w:val="21"/>
          <w:szCs w:val="22"/>
        </w:rPr>
        <w:t>文本文本文本文本文本文本文本文本文本文本</w:t>
      </w:r>
      <w:proofErr w:type="gramEnd"/>
      <w:r>
        <w:rPr>
          <w:rFonts w:hint="eastAsia"/>
          <w:sz w:val="21"/>
          <w:szCs w:val="22"/>
        </w:rPr>
        <w:t>文</w:t>
      </w:r>
      <w:proofErr w:type="gramStart"/>
      <w:r>
        <w:rPr>
          <w:rFonts w:hint="eastAsia"/>
          <w:sz w:val="21"/>
          <w:szCs w:val="22"/>
        </w:rPr>
        <w:t>本文本文本文本文本文本文本文本文本文本文</w:t>
      </w:r>
      <w:proofErr w:type="gramEnd"/>
      <w:r>
        <w:rPr>
          <w:rFonts w:hint="eastAsia"/>
          <w:sz w:val="21"/>
          <w:szCs w:val="22"/>
        </w:rPr>
        <w:t>本</w:t>
      </w:r>
      <w:r>
        <w:rPr>
          <w:rFonts w:hint="eastAsia"/>
          <w:sz w:val="21"/>
          <w:szCs w:val="22"/>
        </w:rPr>
        <w:t>.</w:t>
      </w:r>
    </w:p>
    <w:p w14:paraId="2C4DC9EE" w14:textId="77777777" w:rsidR="003339B6" w:rsidRDefault="00000000">
      <w:pPr>
        <w:pStyle w:val="Style2"/>
        <w:spacing w:beforeLines="50" w:before="161" w:afterLines="50" w:after="161"/>
        <w:rPr>
          <w:sz w:val="21"/>
          <w:szCs w:val="22"/>
        </w:rPr>
      </w:pPr>
      <w:proofErr w:type="gramStart"/>
      <w:r>
        <w:rPr>
          <w:rFonts w:hint="eastAsia"/>
          <w:sz w:val="21"/>
          <w:szCs w:val="22"/>
        </w:rPr>
        <w:t>文本文本文本文本文本文本文本文本文本文本</w:t>
      </w:r>
      <w:proofErr w:type="gramEnd"/>
      <w:r>
        <w:rPr>
          <w:rFonts w:hint="eastAsia"/>
          <w:sz w:val="21"/>
          <w:szCs w:val="22"/>
        </w:rPr>
        <w:t>文</w:t>
      </w:r>
      <w:proofErr w:type="gramStart"/>
      <w:r>
        <w:rPr>
          <w:rFonts w:hint="eastAsia"/>
          <w:sz w:val="21"/>
          <w:szCs w:val="22"/>
        </w:rPr>
        <w:t>本文本文本文本文本文本文本文本文本文本文</w:t>
      </w:r>
      <w:proofErr w:type="gramEnd"/>
      <w:r>
        <w:rPr>
          <w:rFonts w:hint="eastAsia"/>
          <w:sz w:val="21"/>
          <w:szCs w:val="22"/>
        </w:rPr>
        <w:t>本</w:t>
      </w:r>
      <w:proofErr w:type="gramStart"/>
      <w:r>
        <w:rPr>
          <w:rFonts w:hint="eastAsia"/>
          <w:sz w:val="21"/>
          <w:szCs w:val="22"/>
        </w:rPr>
        <w:t>文本文本文本文本文本文本文本文本文本文本</w:t>
      </w:r>
      <w:proofErr w:type="gramEnd"/>
      <w:r>
        <w:rPr>
          <w:rFonts w:hint="eastAsia"/>
          <w:sz w:val="21"/>
          <w:szCs w:val="22"/>
        </w:rPr>
        <w:t>文</w:t>
      </w:r>
      <w:r>
        <w:rPr>
          <w:rFonts w:hint="eastAsia"/>
          <w:sz w:val="21"/>
          <w:szCs w:val="22"/>
        </w:rPr>
        <w:t>,</w:t>
      </w:r>
      <w:r>
        <w:rPr>
          <w:sz w:val="21"/>
          <w:szCs w:val="22"/>
        </w:rPr>
        <w:t xml:space="preserve"> </w:t>
      </w:r>
      <w:proofErr w:type="gramStart"/>
      <w:r>
        <w:rPr>
          <w:rFonts w:hint="eastAsia"/>
          <w:sz w:val="21"/>
          <w:szCs w:val="22"/>
        </w:rPr>
        <w:t>本文本文本文本文本文本文本文本文本文本文</w:t>
      </w:r>
      <w:proofErr w:type="gramEnd"/>
      <w:r>
        <w:rPr>
          <w:rFonts w:hint="eastAsia"/>
          <w:sz w:val="21"/>
          <w:szCs w:val="22"/>
        </w:rPr>
        <w:t>本</w:t>
      </w:r>
      <w:proofErr w:type="gramStart"/>
      <w:r>
        <w:rPr>
          <w:rFonts w:hint="eastAsia"/>
          <w:sz w:val="21"/>
          <w:szCs w:val="22"/>
        </w:rPr>
        <w:t>文本文本文本文本文本文本文本文本文本文本</w:t>
      </w:r>
      <w:proofErr w:type="gramEnd"/>
      <w:r>
        <w:rPr>
          <w:rFonts w:hint="eastAsia"/>
          <w:sz w:val="21"/>
          <w:szCs w:val="22"/>
        </w:rPr>
        <w:t>文</w:t>
      </w:r>
      <w:proofErr w:type="gramStart"/>
      <w:r>
        <w:rPr>
          <w:rFonts w:hint="eastAsia"/>
          <w:sz w:val="21"/>
          <w:szCs w:val="22"/>
        </w:rPr>
        <w:t>本文本文</w:t>
      </w:r>
      <w:proofErr w:type="gramEnd"/>
      <w:r>
        <w:rPr>
          <w:rFonts w:hint="eastAsia"/>
          <w:sz w:val="21"/>
          <w:szCs w:val="22"/>
        </w:rPr>
        <w:t>本</w:t>
      </w:r>
      <w:commentRangeStart w:id="9"/>
      <w:commentRangeEnd w:id="9"/>
      <w:r>
        <w:rPr>
          <w:sz w:val="21"/>
        </w:rPr>
        <w:commentReference w:id="9"/>
      </w:r>
      <w:r>
        <w:rPr>
          <w:rFonts w:hint="eastAsia"/>
          <w:sz w:val="21"/>
          <w:szCs w:val="22"/>
        </w:rPr>
        <w:t>.</w:t>
      </w:r>
    </w:p>
    <w:p w14:paraId="37A2026E" w14:textId="77777777" w:rsidR="003339B6" w:rsidRDefault="003339B6">
      <w:pPr>
        <w:spacing w:line="400" w:lineRule="exact"/>
        <w:ind w:firstLineChars="200" w:firstLine="482"/>
        <w:rPr>
          <w:b/>
          <w:bCs/>
          <w:sz w:val="24"/>
          <w:szCs w:val="32"/>
        </w:rPr>
      </w:pPr>
    </w:p>
    <w:p w14:paraId="1338FB32" w14:textId="77777777" w:rsidR="003339B6" w:rsidRDefault="00000000">
      <w:pPr>
        <w:spacing w:line="400" w:lineRule="exact"/>
        <w:ind w:firstLineChars="200" w:firstLine="482"/>
      </w:pPr>
      <w:r>
        <w:rPr>
          <w:rFonts w:hint="eastAsia"/>
          <w:b/>
          <w:bCs/>
          <w:sz w:val="24"/>
          <w:szCs w:val="32"/>
        </w:rPr>
        <w:t>关键词：</w:t>
      </w:r>
      <w:r>
        <w:rPr>
          <w:rFonts w:hint="eastAsia"/>
          <w:kern w:val="44"/>
        </w:rPr>
        <w:t>关键词</w:t>
      </w:r>
      <w:r>
        <w:rPr>
          <w:rFonts w:hint="eastAsia"/>
          <w:kern w:val="44"/>
        </w:rPr>
        <w:t>1</w:t>
      </w:r>
      <w:r>
        <w:rPr>
          <w:rFonts w:hint="eastAsia"/>
          <w:kern w:val="44"/>
        </w:rPr>
        <w:t>；关键词</w:t>
      </w:r>
      <w:r>
        <w:rPr>
          <w:rFonts w:hint="eastAsia"/>
          <w:kern w:val="44"/>
        </w:rPr>
        <w:t>2</w:t>
      </w:r>
      <w:r>
        <w:rPr>
          <w:rFonts w:hint="eastAsia"/>
          <w:kern w:val="44"/>
        </w:rPr>
        <w:t>；关键词</w:t>
      </w:r>
      <w:r>
        <w:rPr>
          <w:rFonts w:hint="eastAsia"/>
          <w:kern w:val="44"/>
        </w:rPr>
        <w:t>3</w:t>
      </w:r>
      <w:r>
        <w:rPr>
          <w:rFonts w:hint="eastAsia"/>
          <w:kern w:val="44"/>
        </w:rPr>
        <w:t>；关键词</w:t>
      </w:r>
      <w:r>
        <w:rPr>
          <w:rFonts w:hint="eastAsia"/>
          <w:kern w:val="44"/>
        </w:rPr>
        <w:t>4</w:t>
      </w:r>
      <w:commentRangeStart w:id="10"/>
      <w:commentRangeEnd w:id="10"/>
      <w:r>
        <w:commentReference w:id="10"/>
      </w:r>
    </w:p>
    <w:p w14:paraId="7390C220" w14:textId="77777777" w:rsidR="003339B6" w:rsidRDefault="00000000">
      <w:pPr>
        <w:widowControl/>
        <w:jc w:val="left"/>
        <w:rPr>
          <w:bCs/>
          <w:sz w:val="32"/>
          <w:szCs w:val="32"/>
        </w:rPr>
      </w:pPr>
      <w:bookmarkStart w:id="11" w:name="_Toc21794"/>
      <w:bookmarkStart w:id="12" w:name="_Toc14354"/>
      <w:bookmarkStart w:id="13" w:name="_Toc5860"/>
      <w:bookmarkStart w:id="14" w:name="_Toc30406"/>
      <w:r>
        <w:rPr>
          <w:bCs/>
          <w:sz w:val="32"/>
          <w:szCs w:val="32"/>
        </w:rPr>
        <w:br w:type="page"/>
      </w:r>
    </w:p>
    <w:p w14:paraId="0FCCB6E0" w14:textId="77777777" w:rsidR="003339B6" w:rsidRDefault="00000000">
      <w:pPr>
        <w:jc w:val="center"/>
        <w:outlineLvl w:val="0"/>
        <w:rPr>
          <w:kern w:val="44"/>
          <w:sz w:val="32"/>
          <w:szCs w:val="32"/>
        </w:rPr>
      </w:pPr>
      <w:commentRangeStart w:id="15"/>
      <w:r>
        <w:rPr>
          <w:rFonts w:hint="eastAsia"/>
          <w:bCs/>
          <w:sz w:val="32"/>
          <w:szCs w:val="32"/>
        </w:rPr>
        <w:lastRenderedPageBreak/>
        <w:t>Abstract</w:t>
      </w:r>
      <w:bookmarkEnd w:id="11"/>
      <w:bookmarkEnd w:id="12"/>
      <w:bookmarkEnd w:id="13"/>
      <w:bookmarkEnd w:id="14"/>
      <w:commentRangeEnd w:id="15"/>
      <w:r>
        <w:rPr>
          <w:sz w:val="32"/>
          <w:szCs w:val="32"/>
        </w:rPr>
        <w:commentReference w:id="15"/>
      </w:r>
    </w:p>
    <w:p w14:paraId="26E87B7C" w14:textId="77777777" w:rsidR="003339B6" w:rsidRDefault="00000000">
      <w:pPr>
        <w:spacing w:beforeLines="50" w:before="161" w:afterLines="50" w:after="161" w:line="400" w:lineRule="exact"/>
        <w:ind w:firstLineChars="200" w:firstLine="480"/>
        <w:rPr>
          <w:kern w:val="44"/>
          <w:sz w:val="24"/>
        </w:rPr>
      </w:pPr>
      <w:r>
        <w:rPr>
          <w:rFonts w:hint="eastAsia"/>
          <w:kern w:val="44"/>
          <w:sz w:val="24"/>
        </w:rPr>
        <w:t xml:space="preserve">Text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text </w:t>
      </w:r>
      <w:commentRangeStart w:id="16"/>
      <w:commentRangeEnd w:id="16"/>
      <w:r>
        <w:rPr>
          <w:sz w:val="24"/>
        </w:rPr>
        <w:commentReference w:id="16"/>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text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Text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text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text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Text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text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text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Text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text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text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Text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text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text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w:t>
      </w:r>
    </w:p>
    <w:p w14:paraId="01CF8920" w14:textId="77777777" w:rsidR="003339B6" w:rsidRDefault="003339B6">
      <w:pPr>
        <w:spacing w:line="400" w:lineRule="exact"/>
        <w:ind w:firstLineChars="200" w:firstLine="420"/>
        <w:rPr>
          <w:kern w:val="44"/>
          <w:szCs w:val="21"/>
        </w:rPr>
      </w:pPr>
    </w:p>
    <w:p w14:paraId="0094512C" w14:textId="77777777" w:rsidR="003339B6" w:rsidRDefault="00000000">
      <w:pPr>
        <w:spacing w:line="400" w:lineRule="exact"/>
        <w:ind w:firstLineChars="200" w:firstLine="482"/>
        <w:rPr>
          <w:kern w:val="44"/>
          <w:sz w:val="24"/>
        </w:rPr>
      </w:pPr>
      <w:r>
        <w:rPr>
          <w:b/>
          <w:bCs/>
          <w:kern w:val="44"/>
          <w:sz w:val="24"/>
          <w:szCs w:val="32"/>
        </w:rPr>
        <w:t>Key</w:t>
      </w:r>
      <w:r>
        <w:rPr>
          <w:rFonts w:hint="eastAsia"/>
          <w:b/>
          <w:bCs/>
          <w:kern w:val="44"/>
          <w:sz w:val="24"/>
          <w:szCs w:val="32"/>
        </w:rPr>
        <w:t xml:space="preserve"> </w:t>
      </w:r>
      <w:r>
        <w:rPr>
          <w:b/>
          <w:bCs/>
          <w:kern w:val="44"/>
          <w:sz w:val="24"/>
          <w:szCs w:val="32"/>
        </w:rPr>
        <w:t>words</w:t>
      </w:r>
      <w:r>
        <w:rPr>
          <w:rFonts w:hint="eastAsia"/>
          <w:b/>
          <w:bCs/>
          <w:kern w:val="44"/>
          <w:sz w:val="24"/>
          <w:szCs w:val="32"/>
        </w:rPr>
        <w:t>:</w:t>
      </w:r>
      <w:r>
        <w:rPr>
          <w:kern w:val="44"/>
          <w:sz w:val="24"/>
        </w:rPr>
        <w:t xml:space="preserve"> </w:t>
      </w:r>
      <w:r>
        <w:rPr>
          <w:rFonts w:hint="eastAsia"/>
          <w:kern w:val="44"/>
          <w:sz w:val="24"/>
        </w:rPr>
        <w:t>keywords1;</w:t>
      </w:r>
      <w:r>
        <w:rPr>
          <w:kern w:val="44"/>
          <w:sz w:val="24"/>
        </w:rPr>
        <w:t xml:space="preserve"> </w:t>
      </w:r>
      <w:r>
        <w:rPr>
          <w:rFonts w:hint="eastAsia"/>
          <w:kern w:val="44"/>
          <w:sz w:val="24"/>
        </w:rPr>
        <w:t>keywords2; keywords3;</w:t>
      </w:r>
      <w:r>
        <w:rPr>
          <w:kern w:val="44"/>
          <w:sz w:val="24"/>
        </w:rPr>
        <w:t xml:space="preserve"> </w:t>
      </w:r>
      <w:r>
        <w:rPr>
          <w:rFonts w:hint="eastAsia"/>
          <w:kern w:val="44"/>
          <w:sz w:val="24"/>
        </w:rPr>
        <w:t>keywords4</w:t>
      </w:r>
      <w:commentRangeStart w:id="17"/>
      <w:commentRangeEnd w:id="17"/>
      <w:r>
        <w:commentReference w:id="17"/>
      </w:r>
    </w:p>
    <w:p w14:paraId="5D650BFC" w14:textId="77777777" w:rsidR="003339B6" w:rsidRDefault="003339B6">
      <w:pPr>
        <w:spacing w:line="400" w:lineRule="exact"/>
        <w:ind w:firstLineChars="200" w:firstLine="420"/>
        <w:sectPr w:rsidR="003339B6">
          <w:headerReference w:type="even" r:id="rId14"/>
          <w:headerReference w:type="default" r:id="rId15"/>
          <w:footerReference w:type="even" r:id="rId16"/>
          <w:footerReference w:type="default" r:id="rId17"/>
          <w:pgSz w:w="11906" w:h="16838"/>
          <w:pgMar w:top="1701" w:right="1134" w:bottom="1417" w:left="1701" w:header="850" w:footer="992" w:gutter="0"/>
          <w:pgNumType w:fmt="upperRoman" w:start="1"/>
          <w:cols w:space="720"/>
          <w:docGrid w:type="lines" w:linePitch="322"/>
        </w:sectPr>
      </w:pPr>
    </w:p>
    <w:p w14:paraId="6B510C1A" w14:textId="77777777" w:rsidR="003339B6" w:rsidRDefault="00000000">
      <w:pPr>
        <w:tabs>
          <w:tab w:val="center" w:pos="4535"/>
          <w:tab w:val="right" w:pos="9071"/>
        </w:tabs>
        <w:spacing w:before="480" w:after="360" w:line="400" w:lineRule="exact"/>
        <w:jc w:val="left"/>
        <w:rPr>
          <w:b/>
          <w:sz w:val="32"/>
          <w:szCs w:val="36"/>
        </w:rPr>
      </w:pPr>
      <w:r>
        <w:rPr>
          <w:b/>
          <w:sz w:val="32"/>
          <w:szCs w:val="30"/>
        </w:rPr>
        <w:lastRenderedPageBreak/>
        <w:tab/>
      </w:r>
      <w:commentRangeStart w:id="18"/>
      <w:r>
        <w:rPr>
          <w:rFonts w:hint="eastAsia"/>
          <w:b/>
          <w:sz w:val="32"/>
          <w:szCs w:val="30"/>
        </w:rPr>
        <w:t>目</w:t>
      </w:r>
      <w:r>
        <w:rPr>
          <w:rFonts w:hint="eastAsia"/>
          <w:b/>
          <w:sz w:val="32"/>
          <w:szCs w:val="30"/>
        </w:rPr>
        <w:t xml:space="preserve">    </w:t>
      </w:r>
      <w:r>
        <w:rPr>
          <w:rFonts w:hint="eastAsia"/>
          <w:b/>
          <w:sz w:val="32"/>
          <w:szCs w:val="30"/>
        </w:rPr>
        <w:t>录</w:t>
      </w:r>
      <w:commentRangeEnd w:id="18"/>
      <w:r>
        <w:rPr>
          <w:b/>
          <w:sz w:val="32"/>
        </w:rPr>
        <w:commentReference w:id="18"/>
      </w:r>
      <w:r>
        <w:rPr>
          <w:b/>
          <w:sz w:val="32"/>
          <w:szCs w:val="30"/>
        </w:rPr>
        <w:tab/>
      </w:r>
    </w:p>
    <w:bookmarkStart w:id="19" w:name="_Toc17858"/>
    <w:p w14:paraId="543D1DB4" w14:textId="77777777" w:rsidR="003339B6" w:rsidRDefault="00000000">
      <w:pPr>
        <w:pStyle w:val="TOC1"/>
        <w:tabs>
          <w:tab w:val="right" w:leader="dot" w:pos="9071"/>
        </w:tabs>
      </w:pPr>
      <w:r>
        <w:rPr>
          <w:rFonts w:hint="eastAsia"/>
          <w:sz w:val="24"/>
        </w:rPr>
        <w:fldChar w:fldCharType="begin"/>
      </w:r>
      <w:r>
        <w:rPr>
          <w:rFonts w:hint="eastAsia"/>
          <w:sz w:val="24"/>
        </w:rPr>
        <w:instrText xml:space="preserve">TOC \o "1-3" \h \u </w:instrText>
      </w:r>
      <w:r>
        <w:rPr>
          <w:rFonts w:hint="eastAsia"/>
          <w:sz w:val="24"/>
        </w:rPr>
        <w:fldChar w:fldCharType="separate"/>
      </w:r>
      <w:hyperlink w:anchor="_Toc8689" w:history="1">
        <w:r>
          <w:rPr>
            <w:rFonts w:hint="eastAsia"/>
            <w:bCs/>
            <w:szCs w:val="32"/>
          </w:rPr>
          <w:t>摘</w:t>
        </w:r>
        <w:r>
          <w:rPr>
            <w:rFonts w:hint="eastAsia"/>
            <w:bCs/>
            <w:szCs w:val="32"/>
          </w:rPr>
          <w:t xml:space="preserve">    </w:t>
        </w:r>
        <w:r>
          <w:rPr>
            <w:rFonts w:hint="eastAsia"/>
            <w:bCs/>
            <w:szCs w:val="32"/>
          </w:rPr>
          <w:t>要</w:t>
        </w:r>
        <w:r>
          <w:tab/>
        </w:r>
        <w:r>
          <w:fldChar w:fldCharType="begin"/>
        </w:r>
        <w:r>
          <w:instrText xml:space="preserve"> PAGEREF _Toc8689 \h </w:instrText>
        </w:r>
        <w:r>
          <w:fldChar w:fldCharType="separate"/>
        </w:r>
        <w:r>
          <w:t>I</w:t>
        </w:r>
        <w:r>
          <w:fldChar w:fldCharType="end"/>
        </w:r>
      </w:hyperlink>
    </w:p>
    <w:p w14:paraId="67DBFD12" w14:textId="77777777" w:rsidR="003339B6" w:rsidRDefault="00000000">
      <w:pPr>
        <w:pStyle w:val="TOC1"/>
        <w:tabs>
          <w:tab w:val="right" w:leader="dot" w:pos="9071"/>
        </w:tabs>
      </w:pPr>
      <w:hyperlink w:anchor="_Toc21794" w:history="1">
        <w:r>
          <w:rPr>
            <w:rFonts w:hint="eastAsia"/>
            <w:bCs/>
            <w:szCs w:val="32"/>
          </w:rPr>
          <w:t>Abstract</w:t>
        </w:r>
        <w:r>
          <w:tab/>
        </w:r>
        <w:r>
          <w:fldChar w:fldCharType="begin"/>
        </w:r>
        <w:r>
          <w:instrText xml:space="preserve"> PAGEREF _Toc21794 \h </w:instrText>
        </w:r>
        <w:r>
          <w:fldChar w:fldCharType="separate"/>
        </w:r>
        <w:r>
          <w:t>II</w:t>
        </w:r>
        <w:r>
          <w:fldChar w:fldCharType="end"/>
        </w:r>
      </w:hyperlink>
    </w:p>
    <w:p w14:paraId="379930CF" w14:textId="77777777" w:rsidR="003339B6" w:rsidRDefault="00000000">
      <w:pPr>
        <w:pStyle w:val="TOC1"/>
        <w:tabs>
          <w:tab w:val="right" w:leader="dot" w:pos="9071"/>
        </w:tabs>
      </w:pPr>
      <w:hyperlink w:anchor="_Toc15329" w:history="1">
        <w:r>
          <w:rPr>
            <w:rFonts w:hint="eastAsia"/>
            <w:bCs/>
            <w:kern w:val="2"/>
            <w:szCs w:val="32"/>
            <w:shd w:val="clear" w:color="auto" w:fill="FFFFFF"/>
          </w:rPr>
          <w:t xml:space="preserve">1 </w:t>
        </w:r>
        <w:r>
          <w:rPr>
            <w:rFonts w:hint="eastAsia"/>
            <w:bCs/>
            <w:kern w:val="2"/>
            <w:szCs w:val="32"/>
            <w:shd w:val="clear" w:color="auto" w:fill="FFFFFF"/>
          </w:rPr>
          <w:t>绪论</w:t>
        </w:r>
        <w:r>
          <w:tab/>
        </w:r>
        <w:r>
          <w:fldChar w:fldCharType="begin"/>
        </w:r>
        <w:r>
          <w:instrText xml:space="preserve"> PAGEREF _Toc15329 \h </w:instrText>
        </w:r>
        <w:r>
          <w:fldChar w:fldCharType="separate"/>
        </w:r>
        <w:r>
          <w:t>1</w:t>
        </w:r>
        <w:r>
          <w:fldChar w:fldCharType="end"/>
        </w:r>
      </w:hyperlink>
    </w:p>
    <w:p w14:paraId="16959B08" w14:textId="77777777" w:rsidR="003339B6" w:rsidRDefault="00000000">
      <w:pPr>
        <w:pStyle w:val="TOC2"/>
        <w:tabs>
          <w:tab w:val="right" w:leader="dot" w:pos="9071"/>
        </w:tabs>
      </w:pPr>
      <w:hyperlink w:anchor="_Toc15454" w:history="1">
        <w:r>
          <w:rPr>
            <w:rFonts w:hint="eastAsia"/>
            <w:szCs w:val="30"/>
            <w:shd w:val="clear" w:color="auto" w:fill="FFFFFF"/>
          </w:rPr>
          <w:t xml:space="preserve">1.1 </w:t>
        </w:r>
        <w:r>
          <w:rPr>
            <w:rFonts w:hint="eastAsia"/>
            <w:szCs w:val="30"/>
            <w:shd w:val="clear" w:color="auto" w:fill="FFFFFF"/>
          </w:rPr>
          <w:t>标题</w:t>
        </w:r>
        <w:r>
          <w:tab/>
        </w:r>
        <w:r>
          <w:fldChar w:fldCharType="begin"/>
        </w:r>
        <w:r>
          <w:instrText xml:space="preserve"> PAGEREF _Toc15454 \h </w:instrText>
        </w:r>
        <w:r>
          <w:fldChar w:fldCharType="separate"/>
        </w:r>
        <w:r>
          <w:t>1</w:t>
        </w:r>
        <w:r>
          <w:fldChar w:fldCharType="end"/>
        </w:r>
      </w:hyperlink>
    </w:p>
    <w:p w14:paraId="1C4246A0" w14:textId="77777777" w:rsidR="003339B6" w:rsidRDefault="00000000">
      <w:pPr>
        <w:pStyle w:val="TOC3"/>
        <w:tabs>
          <w:tab w:val="right" w:leader="dot" w:pos="9071"/>
        </w:tabs>
      </w:pPr>
      <w:hyperlink w:anchor="_Toc15272" w:history="1">
        <w:r>
          <w:rPr>
            <w:rFonts w:hint="eastAsia"/>
            <w:bCs/>
            <w:szCs w:val="28"/>
            <w:shd w:val="clear" w:color="auto" w:fill="FFFFFF"/>
          </w:rPr>
          <w:t xml:space="preserve">1.1.1 </w:t>
        </w:r>
        <w:r>
          <w:rPr>
            <w:rFonts w:hint="eastAsia"/>
            <w:bCs/>
            <w:szCs w:val="28"/>
            <w:shd w:val="clear" w:color="auto" w:fill="FFFFFF"/>
          </w:rPr>
          <w:t>标题</w:t>
        </w:r>
        <w:r>
          <w:tab/>
        </w:r>
        <w:r>
          <w:fldChar w:fldCharType="begin"/>
        </w:r>
        <w:r>
          <w:instrText xml:space="preserve"> PAGEREF _Toc15272 \h </w:instrText>
        </w:r>
        <w:r>
          <w:fldChar w:fldCharType="separate"/>
        </w:r>
        <w:r>
          <w:t>1</w:t>
        </w:r>
        <w:r>
          <w:fldChar w:fldCharType="end"/>
        </w:r>
      </w:hyperlink>
    </w:p>
    <w:p w14:paraId="0A2DEAB7" w14:textId="77777777" w:rsidR="003339B6" w:rsidRDefault="00000000">
      <w:pPr>
        <w:pStyle w:val="TOC3"/>
        <w:tabs>
          <w:tab w:val="right" w:leader="dot" w:pos="9071"/>
        </w:tabs>
      </w:pPr>
      <w:hyperlink w:anchor="_Toc7867" w:history="1">
        <w:r>
          <w:rPr>
            <w:rFonts w:hint="eastAsia"/>
            <w:bCs/>
            <w:szCs w:val="28"/>
            <w:shd w:val="clear" w:color="auto" w:fill="FFFFFF"/>
          </w:rPr>
          <w:t xml:space="preserve">1.1.2 </w:t>
        </w:r>
        <w:r>
          <w:rPr>
            <w:rFonts w:hint="eastAsia"/>
            <w:bCs/>
            <w:szCs w:val="28"/>
            <w:shd w:val="clear" w:color="auto" w:fill="FFFFFF"/>
          </w:rPr>
          <w:t>标题</w:t>
        </w:r>
        <w:r>
          <w:tab/>
        </w:r>
        <w:r>
          <w:fldChar w:fldCharType="begin"/>
        </w:r>
        <w:r>
          <w:instrText xml:space="preserve"> PAGEREF _Toc7867 \h </w:instrText>
        </w:r>
        <w:r>
          <w:fldChar w:fldCharType="separate"/>
        </w:r>
        <w:r>
          <w:t>3</w:t>
        </w:r>
        <w:r>
          <w:fldChar w:fldCharType="end"/>
        </w:r>
      </w:hyperlink>
    </w:p>
    <w:p w14:paraId="5B646687" w14:textId="77777777" w:rsidR="003339B6" w:rsidRDefault="00000000">
      <w:pPr>
        <w:pStyle w:val="TOC3"/>
        <w:tabs>
          <w:tab w:val="right" w:leader="dot" w:pos="9071"/>
        </w:tabs>
      </w:pPr>
      <w:hyperlink w:anchor="_Toc26905" w:history="1">
        <w:r>
          <w:rPr>
            <w:rFonts w:hint="eastAsia"/>
            <w:bCs/>
            <w:szCs w:val="28"/>
            <w:shd w:val="clear" w:color="auto" w:fill="FFFFFF"/>
          </w:rPr>
          <w:t xml:space="preserve">1.1.3 </w:t>
        </w:r>
        <w:r>
          <w:rPr>
            <w:rFonts w:hint="eastAsia"/>
            <w:bCs/>
            <w:szCs w:val="28"/>
            <w:shd w:val="clear" w:color="auto" w:fill="FFFFFF"/>
          </w:rPr>
          <w:t>标题</w:t>
        </w:r>
        <w:r>
          <w:tab/>
        </w:r>
        <w:r>
          <w:fldChar w:fldCharType="begin"/>
        </w:r>
        <w:r>
          <w:instrText xml:space="preserve"> PAGEREF _Toc26905 \h </w:instrText>
        </w:r>
        <w:r>
          <w:fldChar w:fldCharType="separate"/>
        </w:r>
        <w:r>
          <w:t>4</w:t>
        </w:r>
        <w:r>
          <w:fldChar w:fldCharType="end"/>
        </w:r>
      </w:hyperlink>
    </w:p>
    <w:p w14:paraId="79A2CB48" w14:textId="77777777" w:rsidR="003339B6" w:rsidRDefault="00000000">
      <w:pPr>
        <w:pStyle w:val="TOC2"/>
        <w:tabs>
          <w:tab w:val="right" w:leader="dot" w:pos="9071"/>
        </w:tabs>
      </w:pPr>
      <w:hyperlink w:anchor="_Toc11242" w:history="1">
        <w:r>
          <w:rPr>
            <w:rFonts w:hint="eastAsia"/>
            <w:szCs w:val="30"/>
            <w:shd w:val="clear" w:color="auto" w:fill="FFFFFF"/>
          </w:rPr>
          <w:t xml:space="preserve">1.2 </w:t>
        </w:r>
        <w:r>
          <w:rPr>
            <w:rFonts w:hint="eastAsia"/>
            <w:szCs w:val="30"/>
            <w:shd w:val="clear" w:color="auto" w:fill="FFFFFF"/>
          </w:rPr>
          <w:t>标题</w:t>
        </w:r>
        <w:r>
          <w:tab/>
        </w:r>
        <w:r>
          <w:fldChar w:fldCharType="begin"/>
        </w:r>
        <w:r>
          <w:instrText xml:space="preserve"> PAGEREF _Toc11242 \h </w:instrText>
        </w:r>
        <w:r>
          <w:fldChar w:fldCharType="separate"/>
        </w:r>
        <w:r>
          <w:t>4</w:t>
        </w:r>
        <w:r>
          <w:fldChar w:fldCharType="end"/>
        </w:r>
      </w:hyperlink>
    </w:p>
    <w:p w14:paraId="68B59DBC" w14:textId="77777777" w:rsidR="003339B6" w:rsidRDefault="00000000">
      <w:pPr>
        <w:pStyle w:val="TOC2"/>
        <w:tabs>
          <w:tab w:val="right" w:leader="dot" w:pos="9071"/>
        </w:tabs>
      </w:pPr>
      <w:hyperlink w:anchor="_Toc18346" w:history="1">
        <w:r>
          <w:rPr>
            <w:rFonts w:hint="eastAsia"/>
            <w:szCs w:val="30"/>
            <w:shd w:val="clear" w:color="auto" w:fill="FFFFFF"/>
          </w:rPr>
          <w:t xml:space="preserve">1.3 </w:t>
        </w:r>
        <w:r>
          <w:rPr>
            <w:rFonts w:hint="eastAsia"/>
            <w:szCs w:val="30"/>
            <w:shd w:val="clear" w:color="auto" w:fill="FFFFFF"/>
          </w:rPr>
          <w:t>标题</w:t>
        </w:r>
        <w:r>
          <w:tab/>
        </w:r>
        <w:r>
          <w:fldChar w:fldCharType="begin"/>
        </w:r>
        <w:r>
          <w:instrText xml:space="preserve"> PAGEREF _Toc18346 \h </w:instrText>
        </w:r>
        <w:r>
          <w:fldChar w:fldCharType="separate"/>
        </w:r>
        <w:r>
          <w:t>4</w:t>
        </w:r>
        <w:r>
          <w:fldChar w:fldCharType="end"/>
        </w:r>
      </w:hyperlink>
    </w:p>
    <w:p w14:paraId="404A22D2" w14:textId="77777777" w:rsidR="003339B6" w:rsidRDefault="00000000">
      <w:pPr>
        <w:pStyle w:val="TOC1"/>
        <w:tabs>
          <w:tab w:val="right" w:leader="dot" w:pos="9071"/>
        </w:tabs>
      </w:pPr>
      <w:hyperlink w:anchor="_Toc10754" w:history="1">
        <w:r>
          <w:rPr>
            <w:rFonts w:hint="eastAsia"/>
            <w:bCs/>
            <w:szCs w:val="32"/>
            <w:shd w:val="clear" w:color="auto" w:fill="FFFFFF"/>
          </w:rPr>
          <w:t xml:space="preserve">2 </w:t>
        </w:r>
        <w:r>
          <w:rPr>
            <w:rFonts w:hint="eastAsia"/>
            <w:bCs/>
            <w:szCs w:val="32"/>
            <w:shd w:val="clear" w:color="auto" w:fill="FFFFFF"/>
          </w:rPr>
          <w:t>标题</w:t>
        </w:r>
        <w:r>
          <w:tab/>
        </w:r>
        <w:r>
          <w:fldChar w:fldCharType="begin"/>
        </w:r>
        <w:r>
          <w:instrText xml:space="preserve"> PAGEREF _Toc10754 \h </w:instrText>
        </w:r>
        <w:r>
          <w:fldChar w:fldCharType="separate"/>
        </w:r>
        <w:r>
          <w:t>6</w:t>
        </w:r>
        <w:r>
          <w:fldChar w:fldCharType="end"/>
        </w:r>
      </w:hyperlink>
    </w:p>
    <w:p w14:paraId="4E46539D" w14:textId="77777777" w:rsidR="003339B6" w:rsidRDefault="00000000">
      <w:pPr>
        <w:pStyle w:val="TOC2"/>
        <w:tabs>
          <w:tab w:val="right" w:leader="dot" w:pos="9071"/>
        </w:tabs>
      </w:pPr>
      <w:hyperlink w:anchor="_Toc31651" w:history="1">
        <w:r>
          <w:rPr>
            <w:rFonts w:hint="eastAsia"/>
            <w:szCs w:val="30"/>
            <w:shd w:val="clear" w:color="auto" w:fill="FFFFFF"/>
          </w:rPr>
          <w:t xml:space="preserve">2.1 </w:t>
        </w:r>
        <w:r>
          <w:rPr>
            <w:rFonts w:hint="eastAsia"/>
            <w:szCs w:val="30"/>
            <w:shd w:val="clear" w:color="auto" w:fill="FFFFFF"/>
          </w:rPr>
          <w:t>标题</w:t>
        </w:r>
        <w:r>
          <w:tab/>
        </w:r>
        <w:r>
          <w:fldChar w:fldCharType="begin"/>
        </w:r>
        <w:r>
          <w:instrText xml:space="preserve"> PAGEREF _Toc31651 \h </w:instrText>
        </w:r>
        <w:r>
          <w:fldChar w:fldCharType="separate"/>
        </w:r>
        <w:r>
          <w:t>6</w:t>
        </w:r>
        <w:r>
          <w:fldChar w:fldCharType="end"/>
        </w:r>
      </w:hyperlink>
    </w:p>
    <w:p w14:paraId="6CF1B029" w14:textId="77777777" w:rsidR="003339B6" w:rsidRDefault="00000000">
      <w:pPr>
        <w:pStyle w:val="TOC3"/>
        <w:tabs>
          <w:tab w:val="right" w:leader="dot" w:pos="9071"/>
        </w:tabs>
      </w:pPr>
      <w:hyperlink w:anchor="_Toc4211" w:history="1">
        <w:r>
          <w:rPr>
            <w:rFonts w:hint="eastAsia"/>
            <w:bCs/>
            <w:szCs w:val="28"/>
            <w:shd w:val="clear" w:color="auto" w:fill="FFFFFF"/>
          </w:rPr>
          <w:t xml:space="preserve">2.1.1 </w:t>
        </w:r>
        <w:r>
          <w:rPr>
            <w:rFonts w:hint="eastAsia"/>
            <w:bCs/>
            <w:szCs w:val="28"/>
            <w:shd w:val="clear" w:color="auto" w:fill="FFFFFF"/>
          </w:rPr>
          <w:t>标题</w:t>
        </w:r>
        <w:r>
          <w:tab/>
        </w:r>
        <w:r>
          <w:fldChar w:fldCharType="begin"/>
        </w:r>
        <w:r>
          <w:instrText xml:space="preserve"> PAGEREF _Toc4211 \h </w:instrText>
        </w:r>
        <w:r>
          <w:fldChar w:fldCharType="separate"/>
        </w:r>
        <w:r>
          <w:t>6</w:t>
        </w:r>
        <w:r>
          <w:fldChar w:fldCharType="end"/>
        </w:r>
      </w:hyperlink>
    </w:p>
    <w:p w14:paraId="1FA90A84" w14:textId="77777777" w:rsidR="003339B6" w:rsidRDefault="00000000">
      <w:pPr>
        <w:pStyle w:val="TOC1"/>
        <w:tabs>
          <w:tab w:val="right" w:leader="dot" w:pos="9071"/>
        </w:tabs>
      </w:pPr>
      <w:hyperlink w:anchor="_Toc6614" w:history="1">
        <w:r>
          <w:rPr>
            <w:rFonts w:hint="eastAsia"/>
            <w:bCs/>
            <w:szCs w:val="32"/>
            <w:shd w:val="clear" w:color="auto" w:fill="FFFFFF"/>
          </w:rPr>
          <w:t xml:space="preserve">3 </w:t>
        </w:r>
        <w:r>
          <w:rPr>
            <w:rFonts w:hint="eastAsia"/>
            <w:bCs/>
            <w:szCs w:val="32"/>
            <w:shd w:val="clear" w:color="auto" w:fill="FFFFFF"/>
          </w:rPr>
          <w:t>标题</w:t>
        </w:r>
        <w:r>
          <w:tab/>
        </w:r>
        <w:r>
          <w:fldChar w:fldCharType="begin"/>
        </w:r>
        <w:r>
          <w:instrText xml:space="preserve"> PAGEREF _Toc6614 \h </w:instrText>
        </w:r>
        <w:r>
          <w:fldChar w:fldCharType="separate"/>
        </w:r>
        <w:r>
          <w:t>7</w:t>
        </w:r>
        <w:r>
          <w:fldChar w:fldCharType="end"/>
        </w:r>
      </w:hyperlink>
    </w:p>
    <w:p w14:paraId="0B8E974C" w14:textId="77777777" w:rsidR="003339B6" w:rsidRDefault="00000000">
      <w:pPr>
        <w:pStyle w:val="TOC2"/>
        <w:tabs>
          <w:tab w:val="right" w:leader="dot" w:pos="9071"/>
        </w:tabs>
      </w:pPr>
      <w:hyperlink w:anchor="_Toc14182" w:history="1">
        <w:r>
          <w:rPr>
            <w:rFonts w:hint="eastAsia"/>
            <w:szCs w:val="30"/>
            <w:shd w:val="clear" w:color="auto" w:fill="FFFFFF"/>
          </w:rPr>
          <w:t xml:space="preserve">3.1 </w:t>
        </w:r>
        <w:r>
          <w:rPr>
            <w:rFonts w:hint="eastAsia"/>
            <w:szCs w:val="30"/>
            <w:shd w:val="clear" w:color="auto" w:fill="FFFFFF"/>
          </w:rPr>
          <w:t>标题</w:t>
        </w:r>
        <w:r>
          <w:tab/>
        </w:r>
        <w:r>
          <w:fldChar w:fldCharType="begin"/>
        </w:r>
        <w:r>
          <w:instrText xml:space="preserve"> PAGEREF _Toc14182 \h </w:instrText>
        </w:r>
        <w:r>
          <w:fldChar w:fldCharType="separate"/>
        </w:r>
        <w:r>
          <w:t>7</w:t>
        </w:r>
        <w:r>
          <w:fldChar w:fldCharType="end"/>
        </w:r>
      </w:hyperlink>
    </w:p>
    <w:p w14:paraId="148C7128" w14:textId="77777777" w:rsidR="003339B6" w:rsidRDefault="00000000">
      <w:pPr>
        <w:pStyle w:val="TOC3"/>
        <w:tabs>
          <w:tab w:val="right" w:leader="dot" w:pos="9071"/>
        </w:tabs>
      </w:pPr>
      <w:hyperlink w:anchor="_Toc15870" w:history="1">
        <w:r>
          <w:rPr>
            <w:rFonts w:hint="eastAsia"/>
            <w:bCs/>
            <w:szCs w:val="28"/>
            <w:shd w:val="clear" w:color="auto" w:fill="FFFFFF"/>
          </w:rPr>
          <w:t xml:space="preserve">3.1.1 </w:t>
        </w:r>
        <w:r>
          <w:rPr>
            <w:rFonts w:hint="eastAsia"/>
            <w:bCs/>
            <w:szCs w:val="28"/>
            <w:shd w:val="clear" w:color="auto" w:fill="FFFFFF"/>
          </w:rPr>
          <w:t>标题</w:t>
        </w:r>
        <w:r>
          <w:tab/>
        </w:r>
        <w:r>
          <w:fldChar w:fldCharType="begin"/>
        </w:r>
        <w:r>
          <w:instrText xml:space="preserve"> PAGEREF _Toc15870 \h </w:instrText>
        </w:r>
        <w:r>
          <w:fldChar w:fldCharType="separate"/>
        </w:r>
        <w:r>
          <w:t>7</w:t>
        </w:r>
        <w:r>
          <w:fldChar w:fldCharType="end"/>
        </w:r>
      </w:hyperlink>
    </w:p>
    <w:p w14:paraId="608B52FC" w14:textId="77777777" w:rsidR="003339B6" w:rsidRDefault="00000000">
      <w:pPr>
        <w:pStyle w:val="TOC1"/>
        <w:tabs>
          <w:tab w:val="right" w:leader="dot" w:pos="9071"/>
        </w:tabs>
      </w:pPr>
      <w:hyperlink w:anchor="_Toc10000" w:history="1">
        <w:r>
          <w:rPr>
            <w:rFonts w:hint="eastAsia"/>
            <w:bCs/>
            <w:szCs w:val="32"/>
            <w:shd w:val="clear" w:color="auto" w:fill="FFFFFF"/>
          </w:rPr>
          <w:t xml:space="preserve">4 </w:t>
        </w:r>
        <w:r>
          <w:rPr>
            <w:rFonts w:hint="eastAsia"/>
            <w:bCs/>
            <w:szCs w:val="32"/>
            <w:shd w:val="clear" w:color="auto" w:fill="FFFFFF"/>
          </w:rPr>
          <w:t>标题</w:t>
        </w:r>
        <w:r>
          <w:tab/>
        </w:r>
        <w:r>
          <w:fldChar w:fldCharType="begin"/>
        </w:r>
        <w:r>
          <w:instrText xml:space="preserve"> PAGEREF _Toc10000 \h </w:instrText>
        </w:r>
        <w:r>
          <w:fldChar w:fldCharType="separate"/>
        </w:r>
        <w:r>
          <w:t>8</w:t>
        </w:r>
        <w:r>
          <w:fldChar w:fldCharType="end"/>
        </w:r>
      </w:hyperlink>
    </w:p>
    <w:p w14:paraId="0E93A097" w14:textId="77777777" w:rsidR="003339B6" w:rsidRDefault="00000000">
      <w:pPr>
        <w:pStyle w:val="TOC2"/>
        <w:tabs>
          <w:tab w:val="right" w:leader="dot" w:pos="9071"/>
        </w:tabs>
      </w:pPr>
      <w:hyperlink w:anchor="_Toc25914" w:history="1">
        <w:r>
          <w:rPr>
            <w:rFonts w:hint="eastAsia"/>
            <w:szCs w:val="30"/>
            <w:shd w:val="clear" w:color="auto" w:fill="FFFFFF"/>
          </w:rPr>
          <w:t xml:space="preserve">4.1 </w:t>
        </w:r>
        <w:r>
          <w:rPr>
            <w:rFonts w:hint="eastAsia"/>
            <w:szCs w:val="30"/>
            <w:shd w:val="clear" w:color="auto" w:fill="FFFFFF"/>
          </w:rPr>
          <w:t>标题</w:t>
        </w:r>
        <w:r>
          <w:tab/>
        </w:r>
        <w:r>
          <w:fldChar w:fldCharType="begin"/>
        </w:r>
        <w:r>
          <w:instrText xml:space="preserve"> PAGEREF _Toc25914 \h </w:instrText>
        </w:r>
        <w:r>
          <w:fldChar w:fldCharType="separate"/>
        </w:r>
        <w:r>
          <w:t>8</w:t>
        </w:r>
        <w:r>
          <w:fldChar w:fldCharType="end"/>
        </w:r>
      </w:hyperlink>
    </w:p>
    <w:p w14:paraId="3FA40874" w14:textId="77777777" w:rsidR="003339B6" w:rsidRDefault="00000000">
      <w:pPr>
        <w:pStyle w:val="TOC3"/>
        <w:tabs>
          <w:tab w:val="right" w:leader="dot" w:pos="9071"/>
        </w:tabs>
      </w:pPr>
      <w:hyperlink w:anchor="_Toc11984" w:history="1">
        <w:r>
          <w:rPr>
            <w:rFonts w:hint="eastAsia"/>
            <w:bCs/>
            <w:szCs w:val="28"/>
            <w:shd w:val="clear" w:color="auto" w:fill="FFFFFF"/>
          </w:rPr>
          <w:t xml:space="preserve">4.1.1 </w:t>
        </w:r>
        <w:r>
          <w:rPr>
            <w:rFonts w:hint="eastAsia"/>
            <w:bCs/>
            <w:szCs w:val="28"/>
            <w:shd w:val="clear" w:color="auto" w:fill="FFFFFF"/>
          </w:rPr>
          <w:t>标题</w:t>
        </w:r>
        <w:r>
          <w:tab/>
        </w:r>
        <w:r>
          <w:fldChar w:fldCharType="begin"/>
        </w:r>
        <w:r>
          <w:instrText xml:space="preserve"> PAGEREF _Toc11984 \h </w:instrText>
        </w:r>
        <w:r>
          <w:fldChar w:fldCharType="separate"/>
        </w:r>
        <w:r>
          <w:t>8</w:t>
        </w:r>
        <w:r>
          <w:fldChar w:fldCharType="end"/>
        </w:r>
      </w:hyperlink>
    </w:p>
    <w:p w14:paraId="07B61A2C" w14:textId="77777777" w:rsidR="003339B6" w:rsidRDefault="00000000">
      <w:pPr>
        <w:pStyle w:val="TOC1"/>
        <w:tabs>
          <w:tab w:val="right" w:leader="dot" w:pos="9071"/>
        </w:tabs>
      </w:pPr>
      <w:hyperlink w:anchor="_Toc13631" w:history="1">
        <w:r>
          <w:rPr>
            <w:rFonts w:hint="eastAsia"/>
            <w:bCs/>
            <w:szCs w:val="32"/>
            <w:shd w:val="clear" w:color="auto" w:fill="FFFFFF"/>
          </w:rPr>
          <w:t xml:space="preserve">5 </w:t>
        </w:r>
        <w:r>
          <w:rPr>
            <w:rFonts w:hint="eastAsia"/>
            <w:bCs/>
            <w:szCs w:val="32"/>
            <w:shd w:val="clear" w:color="auto" w:fill="FFFFFF"/>
          </w:rPr>
          <w:t>结论</w:t>
        </w:r>
        <w:r>
          <w:tab/>
        </w:r>
        <w:r>
          <w:fldChar w:fldCharType="begin"/>
        </w:r>
        <w:r>
          <w:instrText xml:space="preserve"> PAGEREF _Toc13631 \h </w:instrText>
        </w:r>
        <w:r>
          <w:fldChar w:fldCharType="separate"/>
        </w:r>
        <w:r>
          <w:t>9</w:t>
        </w:r>
        <w:r>
          <w:fldChar w:fldCharType="end"/>
        </w:r>
      </w:hyperlink>
    </w:p>
    <w:p w14:paraId="5A218E58" w14:textId="77777777" w:rsidR="003339B6" w:rsidRDefault="00000000">
      <w:pPr>
        <w:pStyle w:val="TOC1"/>
        <w:tabs>
          <w:tab w:val="right" w:leader="dot" w:pos="9071"/>
        </w:tabs>
      </w:pPr>
      <w:hyperlink w:anchor="_Toc27152" w:history="1">
        <w:r>
          <w:rPr>
            <w:rFonts w:hint="eastAsia"/>
            <w:bCs/>
            <w:szCs w:val="32"/>
            <w:shd w:val="clear" w:color="auto" w:fill="FFFFFF"/>
          </w:rPr>
          <w:t>参考文献</w:t>
        </w:r>
        <w:r>
          <w:tab/>
        </w:r>
        <w:r>
          <w:fldChar w:fldCharType="begin"/>
        </w:r>
        <w:r>
          <w:instrText xml:space="preserve"> PAGEREF _Toc27152 \h </w:instrText>
        </w:r>
        <w:r>
          <w:fldChar w:fldCharType="separate"/>
        </w:r>
        <w:r>
          <w:t>10</w:t>
        </w:r>
        <w:r>
          <w:fldChar w:fldCharType="end"/>
        </w:r>
      </w:hyperlink>
    </w:p>
    <w:p w14:paraId="27EEEF83" w14:textId="77777777" w:rsidR="003339B6" w:rsidRDefault="00000000">
      <w:pPr>
        <w:pStyle w:val="TOC1"/>
        <w:tabs>
          <w:tab w:val="right" w:leader="dot" w:pos="9071"/>
        </w:tabs>
      </w:pPr>
      <w:hyperlink w:anchor="_Toc24116" w:history="1">
        <w:r>
          <w:rPr>
            <w:rFonts w:hint="eastAsia"/>
            <w:bCs/>
            <w:szCs w:val="32"/>
            <w:shd w:val="clear" w:color="auto" w:fill="FFFFFF"/>
          </w:rPr>
          <w:t>致</w:t>
        </w:r>
        <w:r>
          <w:rPr>
            <w:rFonts w:hint="eastAsia"/>
            <w:bCs/>
            <w:szCs w:val="32"/>
            <w:shd w:val="clear" w:color="auto" w:fill="FFFFFF"/>
          </w:rPr>
          <w:t xml:space="preserve">    </w:t>
        </w:r>
        <w:r>
          <w:rPr>
            <w:rFonts w:hint="eastAsia"/>
            <w:bCs/>
            <w:szCs w:val="32"/>
            <w:shd w:val="clear" w:color="auto" w:fill="FFFFFF"/>
          </w:rPr>
          <w:t>谢</w:t>
        </w:r>
        <w:r>
          <w:tab/>
        </w:r>
        <w:r>
          <w:fldChar w:fldCharType="begin"/>
        </w:r>
        <w:r>
          <w:instrText xml:space="preserve"> PAGEREF _Toc24116 \h </w:instrText>
        </w:r>
        <w:r>
          <w:fldChar w:fldCharType="separate"/>
        </w:r>
        <w:r>
          <w:t>12</w:t>
        </w:r>
        <w:r>
          <w:fldChar w:fldCharType="end"/>
        </w:r>
      </w:hyperlink>
    </w:p>
    <w:p w14:paraId="6DA71494" w14:textId="77777777" w:rsidR="003339B6" w:rsidRDefault="00000000">
      <w:pPr>
        <w:pStyle w:val="TOC1"/>
        <w:tabs>
          <w:tab w:val="right" w:leader="dot" w:pos="9071"/>
        </w:tabs>
      </w:pPr>
      <w:hyperlink w:anchor="_Toc18742" w:history="1">
        <w:r>
          <w:rPr>
            <w:rFonts w:hint="eastAsia"/>
            <w:bCs/>
            <w:szCs w:val="32"/>
            <w:shd w:val="clear" w:color="auto" w:fill="FFFFFF"/>
          </w:rPr>
          <w:t>附录</w:t>
        </w:r>
        <w:r>
          <w:rPr>
            <w:rFonts w:hint="eastAsia"/>
            <w:bCs/>
            <w:szCs w:val="32"/>
            <w:shd w:val="clear" w:color="auto" w:fill="FFFFFF"/>
          </w:rPr>
          <w:t xml:space="preserve">A </w:t>
        </w:r>
        <w:r>
          <w:rPr>
            <w:rFonts w:cs="宋体"/>
            <w:bCs/>
            <w:szCs w:val="44"/>
          </w:rPr>
          <w:t>论文检测报告</w:t>
        </w:r>
        <w:r>
          <w:tab/>
        </w:r>
        <w:r>
          <w:fldChar w:fldCharType="begin"/>
        </w:r>
        <w:r>
          <w:instrText xml:space="preserve"> PAGEREF _Toc18742 \h </w:instrText>
        </w:r>
        <w:r>
          <w:fldChar w:fldCharType="separate"/>
        </w:r>
        <w:r>
          <w:t>13</w:t>
        </w:r>
        <w:r>
          <w:fldChar w:fldCharType="end"/>
        </w:r>
      </w:hyperlink>
    </w:p>
    <w:p w14:paraId="28E367BE" w14:textId="77777777" w:rsidR="003339B6" w:rsidRDefault="00000000">
      <w:pPr>
        <w:pStyle w:val="TOC1"/>
        <w:tabs>
          <w:tab w:val="right" w:leader="dot" w:pos="9071"/>
        </w:tabs>
      </w:pPr>
      <w:hyperlink w:anchor="_Toc29782" w:history="1">
        <w:r>
          <w:rPr>
            <w:rFonts w:hint="eastAsia"/>
            <w:bCs/>
            <w:szCs w:val="32"/>
            <w:shd w:val="clear" w:color="auto" w:fill="FFFFFF"/>
          </w:rPr>
          <w:t>附录</w:t>
        </w:r>
        <w:r>
          <w:rPr>
            <w:rFonts w:hint="eastAsia"/>
            <w:bCs/>
            <w:szCs w:val="32"/>
            <w:shd w:val="clear" w:color="auto" w:fill="FFFFFF"/>
          </w:rPr>
          <w:t xml:space="preserve">B </w:t>
        </w:r>
        <w:r>
          <w:rPr>
            <w:rFonts w:cs="宋体" w:hint="eastAsia"/>
            <w:bCs/>
            <w:szCs w:val="44"/>
          </w:rPr>
          <w:t>波浪数值模拟程序</w:t>
        </w:r>
        <w:r>
          <w:tab/>
        </w:r>
        <w:r>
          <w:fldChar w:fldCharType="begin"/>
        </w:r>
        <w:r>
          <w:instrText xml:space="preserve"> PAGEREF _Toc29782 \h </w:instrText>
        </w:r>
        <w:r>
          <w:fldChar w:fldCharType="separate"/>
        </w:r>
        <w:r>
          <w:t>14</w:t>
        </w:r>
        <w:r>
          <w:fldChar w:fldCharType="end"/>
        </w:r>
      </w:hyperlink>
    </w:p>
    <w:p w14:paraId="4E239ABA" w14:textId="77777777" w:rsidR="003339B6" w:rsidRDefault="00000000">
      <w:pPr>
        <w:pStyle w:val="TOC1"/>
        <w:tabs>
          <w:tab w:val="right" w:leader="dot" w:pos="9071"/>
        </w:tabs>
      </w:pPr>
      <w:hyperlink w:anchor="_Toc10034" w:history="1">
        <w:r>
          <w:rPr>
            <w:rFonts w:hint="eastAsia"/>
            <w:bCs/>
            <w:szCs w:val="32"/>
            <w:shd w:val="clear" w:color="auto" w:fill="FFFFFF"/>
          </w:rPr>
          <w:t>附录</w:t>
        </w:r>
        <w:r>
          <w:rPr>
            <w:rFonts w:hint="eastAsia"/>
            <w:bCs/>
            <w:szCs w:val="32"/>
            <w:shd w:val="clear" w:color="auto" w:fill="FFFFFF"/>
          </w:rPr>
          <w:t xml:space="preserve">C </w:t>
        </w:r>
        <w:r>
          <w:rPr>
            <w:rFonts w:hint="eastAsia"/>
            <w:bCs/>
            <w:szCs w:val="32"/>
            <w:shd w:val="clear" w:color="auto" w:fill="FFFFFF"/>
          </w:rPr>
          <w:t>任务书</w:t>
        </w:r>
        <w:r>
          <w:tab/>
        </w:r>
        <w:r>
          <w:fldChar w:fldCharType="begin"/>
        </w:r>
        <w:r>
          <w:instrText xml:space="preserve"> PAGEREF _Toc10034 \h </w:instrText>
        </w:r>
        <w:r>
          <w:fldChar w:fldCharType="separate"/>
        </w:r>
        <w:r>
          <w:t>15</w:t>
        </w:r>
        <w:r>
          <w:fldChar w:fldCharType="end"/>
        </w:r>
      </w:hyperlink>
    </w:p>
    <w:p w14:paraId="0A813A63" w14:textId="77777777" w:rsidR="003339B6" w:rsidRDefault="00000000">
      <w:pPr>
        <w:pStyle w:val="TOC1"/>
        <w:tabs>
          <w:tab w:val="right" w:leader="dot" w:pos="9071"/>
        </w:tabs>
      </w:pPr>
      <w:hyperlink w:anchor="_Toc18390" w:history="1">
        <w:r>
          <w:rPr>
            <w:rFonts w:hint="eastAsia"/>
            <w:bCs/>
            <w:szCs w:val="32"/>
            <w:shd w:val="clear" w:color="auto" w:fill="FFFFFF"/>
          </w:rPr>
          <w:t>附录</w:t>
        </w:r>
        <w:r>
          <w:rPr>
            <w:rFonts w:hint="eastAsia"/>
            <w:bCs/>
            <w:szCs w:val="32"/>
            <w:shd w:val="clear" w:color="auto" w:fill="FFFFFF"/>
          </w:rPr>
          <w:t xml:space="preserve">D </w:t>
        </w:r>
        <w:r>
          <w:rPr>
            <w:rFonts w:hint="eastAsia"/>
            <w:bCs/>
            <w:szCs w:val="32"/>
            <w:shd w:val="clear" w:color="auto" w:fill="FFFFFF"/>
          </w:rPr>
          <w:t>评阅表</w:t>
        </w:r>
        <w:r>
          <w:tab/>
        </w:r>
        <w:r>
          <w:fldChar w:fldCharType="begin"/>
        </w:r>
        <w:r>
          <w:instrText xml:space="preserve"> PAGEREF _Toc18390 \h </w:instrText>
        </w:r>
        <w:r>
          <w:fldChar w:fldCharType="separate"/>
        </w:r>
        <w:r>
          <w:t>17</w:t>
        </w:r>
        <w:r>
          <w:fldChar w:fldCharType="end"/>
        </w:r>
      </w:hyperlink>
    </w:p>
    <w:p w14:paraId="5F0B7243" w14:textId="77777777" w:rsidR="003339B6" w:rsidRDefault="00000000">
      <w:pPr>
        <w:pStyle w:val="TOC1"/>
        <w:tabs>
          <w:tab w:val="right" w:leader="dot" w:pos="9071"/>
        </w:tabs>
      </w:pPr>
      <w:hyperlink w:anchor="_Toc30829" w:history="1">
        <w:r>
          <w:rPr>
            <w:rFonts w:hint="eastAsia"/>
            <w:bCs/>
            <w:szCs w:val="32"/>
            <w:shd w:val="clear" w:color="auto" w:fill="FFFFFF"/>
          </w:rPr>
          <w:t>附录</w:t>
        </w:r>
        <w:r>
          <w:rPr>
            <w:rFonts w:hint="eastAsia"/>
            <w:bCs/>
            <w:szCs w:val="32"/>
            <w:shd w:val="clear" w:color="auto" w:fill="FFFFFF"/>
          </w:rPr>
          <w:t xml:space="preserve">E </w:t>
        </w:r>
        <w:r>
          <w:rPr>
            <w:rFonts w:hint="eastAsia"/>
            <w:bCs/>
            <w:szCs w:val="32"/>
            <w:shd w:val="clear" w:color="auto" w:fill="FFFFFF"/>
          </w:rPr>
          <w:t>鉴定意见</w:t>
        </w:r>
        <w:r>
          <w:tab/>
        </w:r>
        <w:r>
          <w:fldChar w:fldCharType="begin"/>
        </w:r>
        <w:r>
          <w:instrText xml:space="preserve"> PAGEREF _Toc30829 \h </w:instrText>
        </w:r>
        <w:r>
          <w:fldChar w:fldCharType="separate"/>
        </w:r>
        <w:r>
          <w:t>18</w:t>
        </w:r>
        <w:r>
          <w:fldChar w:fldCharType="end"/>
        </w:r>
      </w:hyperlink>
    </w:p>
    <w:p w14:paraId="7987AFC5" w14:textId="77777777" w:rsidR="003339B6" w:rsidRDefault="00000000">
      <w:pPr>
        <w:pStyle w:val="TOC1"/>
        <w:tabs>
          <w:tab w:val="right" w:leader="dot" w:pos="9071"/>
        </w:tabs>
      </w:pPr>
      <w:hyperlink w:anchor="_Toc13458" w:history="1">
        <w:r>
          <w:rPr>
            <w:rFonts w:hint="eastAsia"/>
            <w:bCs/>
            <w:szCs w:val="32"/>
            <w:shd w:val="clear" w:color="auto" w:fill="FFFFFF"/>
          </w:rPr>
          <w:t>附录</w:t>
        </w:r>
        <w:r>
          <w:rPr>
            <w:rFonts w:hint="eastAsia"/>
            <w:bCs/>
            <w:szCs w:val="32"/>
            <w:shd w:val="clear" w:color="auto" w:fill="FFFFFF"/>
          </w:rPr>
          <w:t xml:space="preserve">F </w:t>
        </w:r>
        <w:r>
          <w:rPr>
            <w:rFonts w:hint="eastAsia"/>
            <w:bCs/>
            <w:szCs w:val="32"/>
            <w:shd w:val="clear" w:color="auto" w:fill="FFFFFF"/>
          </w:rPr>
          <w:t>开题报告</w:t>
        </w:r>
        <w:r>
          <w:tab/>
        </w:r>
        <w:r>
          <w:fldChar w:fldCharType="begin"/>
        </w:r>
        <w:r>
          <w:instrText xml:space="preserve"> PAGEREF _Toc13458 \h </w:instrText>
        </w:r>
        <w:r>
          <w:fldChar w:fldCharType="separate"/>
        </w:r>
        <w:r>
          <w:t>20</w:t>
        </w:r>
        <w:r>
          <w:fldChar w:fldCharType="end"/>
        </w:r>
      </w:hyperlink>
    </w:p>
    <w:p w14:paraId="7E4F89A5" w14:textId="77777777" w:rsidR="003339B6" w:rsidRDefault="00000000">
      <w:pPr>
        <w:pStyle w:val="TOC1"/>
        <w:tabs>
          <w:tab w:val="right" w:leader="dot" w:pos="9071"/>
        </w:tabs>
      </w:pPr>
      <w:hyperlink w:anchor="_Toc17945" w:history="1">
        <w:r>
          <w:rPr>
            <w:rFonts w:hint="eastAsia"/>
            <w:bCs/>
            <w:szCs w:val="32"/>
            <w:shd w:val="clear" w:color="auto" w:fill="FFFFFF"/>
          </w:rPr>
          <w:t>附录</w:t>
        </w:r>
        <w:r>
          <w:rPr>
            <w:rFonts w:hint="eastAsia"/>
            <w:bCs/>
            <w:szCs w:val="32"/>
            <w:shd w:val="clear" w:color="auto" w:fill="FFFFFF"/>
          </w:rPr>
          <w:t xml:space="preserve">G </w:t>
        </w:r>
        <w:r>
          <w:rPr>
            <w:rFonts w:hint="eastAsia"/>
            <w:bCs/>
            <w:szCs w:val="32"/>
            <w:shd w:val="clear" w:color="auto" w:fill="FFFFFF"/>
          </w:rPr>
          <w:t>中期检查</w:t>
        </w:r>
        <w:r>
          <w:tab/>
        </w:r>
        <w:r>
          <w:fldChar w:fldCharType="begin"/>
        </w:r>
        <w:r>
          <w:instrText xml:space="preserve"> PAGEREF _Toc17945 \h </w:instrText>
        </w:r>
        <w:r>
          <w:fldChar w:fldCharType="separate"/>
        </w:r>
        <w:r>
          <w:t>22</w:t>
        </w:r>
        <w:r>
          <w:fldChar w:fldCharType="end"/>
        </w:r>
      </w:hyperlink>
    </w:p>
    <w:p w14:paraId="2C3A0E82" w14:textId="77777777" w:rsidR="003339B6" w:rsidRDefault="00000000">
      <w:pPr>
        <w:pStyle w:val="TOC1"/>
        <w:tabs>
          <w:tab w:val="right" w:leader="dot" w:pos="9071"/>
        </w:tabs>
      </w:pPr>
      <w:hyperlink w:anchor="_Toc28815" w:history="1">
        <w:r>
          <w:rPr>
            <w:rFonts w:hint="eastAsia"/>
            <w:bCs/>
            <w:szCs w:val="32"/>
            <w:shd w:val="clear" w:color="auto" w:fill="FFFFFF"/>
          </w:rPr>
          <w:t>附录</w:t>
        </w:r>
        <w:r>
          <w:rPr>
            <w:rFonts w:hint="eastAsia"/>
            <w:bCs/>
            <w:szCs w:val="32"/>
            <w:shd w:val="clear" w:color="auto" w:fill="FFFFFF"/>
          </w:rPr>
          <w:t xml:space="preserve">H </w:t>
        </w:r>
        <w:r>
          <w:rPr>
            <w:rFonts w:hint="eastAsia"/>
            <w:bCs/>
            <w:szCs w:val="32"/>
            <w:shd w:val="clear" w:color="auto" w:fill="FFFFFF"/>
          </w:rPr>
          <w:t>答辩记录表</w:t>
        </w:r>
        <w:r>
          <w:tab/>
        </w:r>
        <w:r>
          <w:fldChar w:fldCharType="begin"/>
        </w:r>
        <w:r>
          <w:instrText xml:space="preserve"> PAGEREF _Toc28815 \h </w:instrText>
        </w:r>
        <w:r>
          <w:fldChar w:fldCharType="separate"/>
        </w:r>
        <w:r>
          <w:t>23</w:t>
        </w:r>
        <w:r>
          <w:fldChar w:fldCharType="end"/>
        </w:r>
      </w:hyperlink>
    </w:p>
    <w:p w14:paraId="13CBD28E" w14:textId="77777777" w:rsidR="003339B6" w:rsidRDefault="00000000">
      <w:pPr>
        <w:pStyle w:val="TOC1"/>
        <w:tabs>
          <w:tab w:val="right" w:leader="dot" w:pos="9071"/>
        </w:tabs>
        <w:sectPr w:rsidR="003339B6">
          <w:headerReference w:type="default" r:id="rId18"/>
          <w:footerReference w:type="default" r:id="rId19"/>
          <w:footnotePr>
            <w:numFmt w:val="decimalEnclosedCircleChinese"/>
            <w:numRestart w:val="eachPage"/>
          </w:footnotePr>
          <w:type w:val="oddPage"/>
          <w:pgSz w:w="11906" w:h="16838"/>
          <w:pgMar w:top="1701" w:right="1134" w:bottom="1417" w:left="1701" w:header="850" w:footer="992" w:gutter="0"/>
          <w:pgNumType w:fmt="upperRoman" w:start="3"/>
          <w:cols w:space="720"/>
          <w:docGrid w:type="lines" w:linePitch="322"/>
        </w:sectPr>
      </w:pPr>
      <w:hyperlink w:anchor="_Toc318" w:history="1">
        <w:r>
          <w:rPr>
            <w:rFonts w:hint="eastAsia"/>
            <w:bCs/>
            <w:szCs w:val="32"/>
            <w:shd w:val="clear" w:color="auto" w:fill="FFFFFF"/>
          </w:rPr>
          <w:t>附录</w:t>
        </w:r>
        <w:r>
          <w:rPr>
            <w:rFonts w:hint="eastAsia"/>
            <w:bCs/>
            <w:szCs w:val="32"/>
            <w:shd w:val="clear" w:color="auto" w:fill="FFFFFF"/>
          </w:rPr>
          <w:t xml:space="preserve">I </w:t>
        </w:r>
        <w:r>
          <w:rPr>
            <w:rFonts w:hint="eastAsia"/>
            <w:bCs/>
            <w:szCs w:val="32"/>
            <w:shd w:val="clear" w:color="auto" w:fill="FFFFFF"/>
          </w:rPr>
          <w:t>指导老师记录</w:t>
        </w:r>
        <w:r>
          <w:tab/>
        </w:r>
        <w:r>
          <w:fldChar w:fldCharType="begin"/>
        </w:r>
        <w:r>
          <w:instrText xml:space="preserve"> PAGEREF _Toc318 \h </w:instrText>
        </w:r>
        <w:r>
          <w:fldChar w:fldCharType="separate"/>
        </w:r>
        <w:r>
          <w:t>24</w:t>
        </w:r>
        <w:r>
          <w:fldChar w:fldCharType="end"/>
        </w:r>
      </w:hyperlink>
    </w:p>
    <w:p w14:paraId="7D0A3529" w14:textId="77777777" w:rsidR="003339B6" w:rsidRDefault="00000000">
      <w:pPr>
        <w:pStyle w:val="TOC1"/>
        <w:pageBreakBefore/>
        <w:tabs>
          <w:tab w:val="right" w:leader="dot" w:pos="9071"/>
        </w:tabs>
        <w:spacing w:before="480" w:after="360" w:line="400" w:lineRule="exact"/>
        <w:outlineLvl w:val="0"/>
        <w:rPr>
          <w:b/>
          <w:bCs/>
          <w:color w:val="000000"/>
          <w:kern w:val="2"/>
          <w:sz w:val="32"/>
          <w:szCs w:val="32"/>
          <w:shd w:val="clear" w:color="auto" w:fill="FFFFFF"/>
        </w:rPr>
      </w:pPr>
      <w:r>
        <w:rPr>
          <w:rFonts w:hint="eastAsia"/>
        </w:rPr>
        <w:lastRenderedPageBreak/>
        <w:fldChar w:fldCharType="end"/>
      </w:r>
      <w:bookmarkStart w:id="20" w:name="_Toc26024"/>
      <w:bookmarkStart w:id="21" w:name="_Toc8904"/>
      <w:bookmarkStart w:id="22" w:name="_Toc9373"/>
      <w:bookmarkStart w:id="23" w:name="_Toc21956"/>
      <w:bookmarkStart w:id="24" w:name="_Toc15329"/>
      <w:bookmarkStart w:id="25" w:name="_Toc19851_WPSOffice_Level2"/>
      <w:bookmarkStart w:id="26" w:name="_Toc533261391"/>
      <w:bookmarkStart w:id="27" w:name="_Toc15020_WPSOffice_Level2"/>
      <w:bookmarkStart w:id="28" w:name="_Toc532872738"/>
      <w:bookmarkStart w:id="29" w:name="_Toc32753_WPSOffice_Level2"/>
      <w:bookmarkStart w:id="30" w:name="_Toc152619889"/>
      <w:bookmarkEnd w:id="3"/>
      <w:bookmarkEnd w:id="4"/>
      <w:bookmarkEnd w:id="5"/>
      <w:bookmarkEnd w:id="6"/>
      <w:bookmarkEnd w:id="19"/>
      <w:commentRangeStart w:id="31"/>
      <w:r>
        <w:rPr>
          <w:rFonts w:hint="eastAsia"/>
          <w:b/>
          <w:bCs/>
          <w:color w:val="000000"/>
          <w:kern w:val="2"/>
          <w:sz w:val="32"/>
          <w:szCs w:val="32"/>
          <w:shd w:val="clear" w:color="auto" w:fill="FFFFFF"/>
        </w:rPr>
        <w:t xml:space="preserve">1 </w:t>
      </w:r>
      <w:r>
        <w:rPr>
          <w:rFonts w:hint="eastAsia"/>
          <w:b/>
          <w:bCs/>
          <w:color w:val="000000"/>
          <w:kern w:val="2"/>
          <w:sz w:val="32"/>
          <w:szCs w:val="32"/>
          <w:shd w:val="clear" w:color="auto" w:fill="FFFFFF"/>
        </w:rPr>
        <w:t>绪论</w:t>
      </w:r>
      <w:commentRangeEnd w:id="31"/>
      <w:r>
        <w:rPr>
          <w:rFonts w:hint="eastAsia"/>
          <w:b/>
          <w:bCs/>
          <w:color w:val="000000"/>
          <w:kern w:val="2"/>
          <w:sz w:val="32"/>
          <w:szCs w:val="32"/>
          <w:shd w:val="clear" w:color="auto" w:fill="FFFFFF"/>
        </w:rPr>
        <w:commentReference w:id="31"/>
      </w:r>
      <w:bookmarkEnd w:id="20"/>
      <w:bookmarkEnd w:id="21"/>
      <w:bookmarkEnd w:id="22"/>
      <w:bookmarkEnd w:id="23"/>
      <w:bookmarkEnd w:id="24"/>
    </w:p>
    <w:p w14:paraId="5095E02C" w14:textId="77777777" w:rsidR="003339B6" w:rsidRDefault="00000000">
      <w:pPr>
        <w:spacing w:before="480" w:after="120" w:line="400" w:lineRule="exact"/>
        <w:outlineLvl w:val="1"/>
        <w:rPr>
          <w:b/>
          <w:sz w:val="28"/>
          <w:szCs w:val="30"/>
          <w:shd w:val="clear" w:color="auto" w:fill="FFFFFF"/>
        </w:rPr>
      </w:pPr>
      <w:bookmarkStart w:id="32" w:name="_Toc28684"/>
      <w:bookmarkStart w:id="33" w:name="_Toc20624"/>
      <w:bookmarkStart w:id="34" w:name="_Toc11345"/>
      <w:bookmarkStart w:id="35" w:name="_Toc11626"/>
      <w:bookmarkStart w:id="36" w:name="_Toc15454"/>
      <w:bookmarkStart w:id="37" w:name="_Toc20354"/>
      <w:commentRangeStart w:id="38"/>
      <w:r>
        <w:rPr>
          <w:rFonts w:hint="eastAsia"/>
          <w:b/>
          <w:sz w:val="28"/>
          <w:szCs w:val="30"/>
          <w:shd w:val="clear" w:color="auto" w:fill="FFFFFF"/>
        </w:rPr>
        <w:t xml:space="preserve">1.1 </w:t>
      </w:r>
      <w:r>
        <w:rPr>
          <w:rFonts w:hint="eastAsia"/>
          <w:b/>
          <w:sz w:val="28"/>
          <w:szCs w:val="30"/>
          <w:shd w:val="clear" w:color="auto" w:fill="FFFFFF"/>
        </w:rPr>
        <w:t>标题</w:t>
      </w:r>
      <w:commentRangeEnd w:id="38"/>
      <w:r>
        <w:rPr>
          <w:b/>
          <w:sz w:val="28"/>
          <w:szCs w:val="30"/>
        </w:rPr>
        <w:commentReference w:id="38"/>
      </w:r>
      <w:bookmarkEnd w:id="32"/>
      <w:bookmarkEnd w:id="33"/>
      <w:bookmarkEnd w:id="34"/>
      <w:bookmarkEnd w:id="35"/>
      <w:bookmarkEnd w:id="36"/>
      <w:bookmarkEnd w:id="37"/>
    </w:p>
    <w:p w14:paraId="11D83836" w14:textId="77777777" w:rsidR="003339B6" w:rsidRDefault="00000000">
      <w:pPr>
        <w:spacing w:line="400" w:lineRule="exact"/>
        <w:ind w:firstLineChars="200" w:firstLine="480"/>
        <w:rPr>
          <w:sz w:val="24"/>
        </w:rPr>
      </w:pPr>
      <w:proofErr w:type="gramStart"/>
      <w:r>
        <w:rPr>
          <w:rFonts w:hint="eastAsia"/>
          <w:sz w:val="24"/>
        </w:rPr>
        <w:t>正文文字正文文字正文文字正文文字</w:t>
      </w:r>
      <w:proofErr w:type="gramEnd"/>
      <w:r>
        <w:rPr>
          <w:rFonts w:hint="eastAsia"/>
          <w:sz w:val="24"/>
        </w:rPr>
        <w:t>,</w:t>
      </w:r>
      <w:r>
        <w:rPr>
          <w:sz w:val="24"/>
        </w:rPr>
        <w:t xml:space="preserve"> </w:t>
      </w:r>
      <w:proofErr w:type="gramStart"/>
      <w:r>
        <w:rPr>
          <w:rFonts w:hint="eastAsia"/>
          <w:sz w:val="24"/>
        </w:rPr>
        <w:t>正文文字正文文字</w:t>
      </w:r>
      <w:proofErr w:type="gramEnd"/>
      <w:r>
        <w:rPr>
          <w:rFonts w:hint="eastAsia"/>
          <w:sz w:val="24"/>
        </w:rPr>
        <w:t>正文文字正文</w:t>
      </w:r>
      <w:r>
        <w:rPr>
          <w:rFonts w:hint="eastAsia"/>
          <w:sz w:val="24"/>
        </w:rPr>
        <w:t>,</w:t>
      </w:r>
      <w:r>
        <w:rPr>
          <w:sz w:val="24"/>
        </w:rPr>
        <w:t xml:space="preserve"> </w:t>
      </w:r>
      <w:r>
        <w:rPr>
          <w:rFonts w:hint="eastAsia"/>
          <w:sz w:val="24"/>
        </w:rPr>
        <w:t>文字正文</w:t>
      </w:r>
      <w:proofErr w:type="gramStart"/>
      <w:r>
        <w:rPr>
          <w:rFonts w:hint="eastAsia"/>
          <w:sz w:val="24"/>
        </w:rPr>
        <w:t>文正文文字正文文字正文文字正文文字正文文字正文文字</w:t>
      </w:r>
      <w:proofErr w:type="gramEnd"/>
      <w:r>
        <w:rPr>
          <w:rFonts w:hint="eastAsia"/>
          <w:sz w:val="24"/>
        </w:rPr>
        <w:t>.</w:t>
      </w:r>
    </w:p>
    <w:p w14:paraId="1CE2D090" w14:textId="77777777" w:rsidR="003339B6" w:rsidRDefault="00000000">
      <w:pPr>
        <w:spacing w:line="400" w:lineRule="exact"/>
        <w:ind w:firstLineChars="200" w:firstLine="480"/>
        <w:rPr>
          <w:sz w:val="24"/>
        </w:rPr>
      </w:pPr>
      <w:proofErr w:type="gramStart"/>
      <w:r>
        <w:rPr>
          <w:rFonts w:hint="eastAsia"/>
          <w:sz w:val="24"/>
        </w:rPr>
        <w:t>正文文字正文文字正文文字正文文字</w:t>
      </w:r>
      <w:proofErr w:type="gramEnd"/>
      <w:r>
        <w:rPr>
          <w:rFonts w:hint="eastAsia"/>
          <w:sz w:val="24"/>
        </w:rPr>
        <w:t>正文文字</w:t>
      </w:r>
      <w:r>
        <w:rPr>
          <w:rFonts w:hint="eastAsia"/>
          <w:sz w:val="24"/>
        </w:rPr>
        <w:t>,</w:t>
      </w:r>
      <w:r>
        <w:rPr>
          <w:sz w:val="24"/>
        </w:rPr>
        <w:t xml:space="preserve"> </w:t>
      </w:r>
      <w:proofErr w:type="gramStart"/>
      <w:r>
        <w:rPr>
          <w:rFonts w:hint="eastAsia"/>
          <w:sz w:val="24"/>
        </w:rPr>
        <w:t>正文文字正文文字</w:t>
      </w:r>
      <w:proofErr w:type="gramEnd"/>
      <w:r>
        <w:rPr>
          <w:rFonts w:hint="eastAsia"/>
          <w:sz w:val="24"/>
        </w:rPr>
        <w:t>正文文字</w:t>
      </w:r>
      <w:commentRangeStart w:id="39"/>
      <w:commentRangeEnd w:id="39"/>
      <w:r>
        <w:rPr>
          <w:sz w:val="24"/>
        </w:rPr>
        <w:commentReference w:id="39"/>
      </w:r>
      <w:r>
        <w:rPr>
          <w:rFonts w:hint="eastAsia"/>
          <w:sz w:val="24"/>
        </w:rPr>
        <w:t>正文</w:t>
      </w:r>
      <w:proofErr w:type="gramStart"/>
      <w:r>
        <w:rPr>
          <w:rFonts w:hint="eastAsia"/>
          <w:sz w:val="24"/>
        </w:rPr>
        <w:t>文正文文字正文文字正文文字正文文字正文文字正文文字</w:t>
      </w:r>
      <w:proofErr w:type="gramEnd"/>
      <w:r>
        <w:rPr>
          <w:rFonts w:hint="eastAsia"/>
          <w:sz w:val="24"/>
        </w:rPr>
        <w:t>.</w:t>
      </w:r>
    </w:p>
    <w:p w14:paraId="71CCC42B" w14:textId="77777777" w:rsidR="003339B6" w:rsidRDefault="00000000">
      <w:pPr>
        <w:spacing w:before="240" w:after="120"/>
        <w:jc w:val="center"/>
        <w:rPr>
          <w:b/>
        </w:rPr>
      </w:pPr>
      <w:commentRangeStart w:id="40"/>
      <w:r>
        <w:rPr>
          <w:rFonts w:hint="eastAsia"/>
          <w:b/>
        </w:rPr>
        <w:t>表</w:t>
      </w:r>
      <w:r>
        <w:rPr>
          <w:rFonts w:hint="eastAsia"/>
          <w:b/>
        </w:rPr>
        <w:t>1-1 MTCNN</w:t>
      </w:r>
      <w:r>
        <w:rPr>
          <w:rFonts w:hint="eastAsia"/>
          <w:b/>
        </w:rPr>
        <w:t>人脸检测实验结果</w:t>
      </w:r>
      <w:commentRangeEnd w:id="40"/>
      <w:r>
        <w:rPr>
          <w:rFonts w:hint="eastAsia"/>
          <w:b/>
        </w:rPr>
        <w:commentReference w:id="40"/>
      </w:r>
    </w:p>
    <w:tbl>
      <w:tblPr>
        <w:tblW w:w="7936" w:type="dxa"/>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984"/>
        <w:gridCol w:w="1984"/>
        <w:gridCol w:w="1984"/>
        <w:gridCol w:w="1984"/>
      </w:tblGrid>
      <w:tr w:rsidR="003339B6" w14:paraId="2190A538" w14:textId="77777777">
        <w:trPr>
          <w:trHeight w:val="340"/>
          <w:jc w:val="center"/>
        </w:trPr>
        <w:tc>
          <w:tcPr>
            <w:tcW w:w="1984" w:type="dxa"/>
            <w:tcBorders>
              <w:bottom w:val="single" w:sz="4" w:space="0" w:color="auto"/>
            </w:tcBorders>
            <w:vAlign w:val="center"/>
          </w:tcPr>
          <w:p w14:paraId="4FFACB40" w14:textId="77777777" w:rsidR="003339B6" w:rsidRDefault="00000000">
            <w:pPr>
              <w:widowControl/>
              <w:jc w:val="center"/>
              <w:rPr>
                <w:kern w:val="0"/>
                <w:szCs w:val="21"/>
              </w:rPr>
            </w:pPr>
            <w:bookmarkStart w:id="41" w:name="_Toc320892577"/>
            <w:r>
              <w:rPr>
                <w:rFonts w:hint="eastAsia"/>
                <w:kern w:val="0"/>
                <w:szCs w:val="21"/>
              </w:rPr>
              <w:t xml:space="preserve"> </w:t>
            </w:r>
            <w:r>
              <w:rPr>
                <w:kern w:val="0"/>
                <w:szCs w:val="21"/>
              </w:rPr>
              <w:t>图像类别</w:t>
            </w:r>
          </w:p>
        </w:tc>
        <w:tc>
          <w:tcPr>
            <w:tcW w:w="1984" w:type="dxa"/>
            <w:tcBorders>
              <w:bottom w:val="single" w:sz="4" w:space="0" w:color="auto"/>
            </w:tcBorders>
            <w:vAlign w:val="center"/>
          </w:tcPr>
          <w:p w14:paraId="6BE392A6" w14:textId="77777777" w:rsidR="003339B6" w:rsidRDefault="00000000">
            <w:pPr>
              <w:widowControl/>
              <w:jc w:val="center"/>
              <w:rPr>
                <w:kern w:val="0"/>
                <w:szCs w:val="21"/>
              </w:rPr>
            </w:pPr>
            <w:r>
              <w:rPr>
                <w:kern w:val="0"/>
                <w:szCs w:val="21"/>
              </w:rPr>
              <w:t>非人脸</w:t>
            </w:r>
          </w:p>
        </w:tc>
        <w:tc>
          <w:tcPr>
            <w:tcW w:w="1984" w:type="dxa"/>
            <w:tcBorders>
              <w:bottom w:val="single" w:sz="4" w:space="0" w:color="auto"/>
            </w:tcBorders>
            <w:vAlign w:val="center"/>
          </w:tcPr>
          <w:p w14:paraId="03E40EEA" w14:textId="77777777" w:rsidR="003339B6" w:rsidRDefault="00000000">
            <w:pPr>
              <w:widowControl/>
              <w:jc w:val="center"/>
              <w:rPr>
                <w:kern w:val="0"/>
                <w:szCs w:val="21"/>
              </w:rPr>
            </w:pPr>
            <w:r>
              <w:rPr>
                <w:kern w:val="0"/>
                <w:szCs w:val="21"/>
              </w:rPr>
              <w:t>单张人脸</w:t>
            </w:r>
          </w:p>
        </w:tc>
        <w:tc>
          <w:tcPr>
            <w:tcW w:w="1984" w:type="dxa"/>
            <w:tcBorders>
              <w:bottom w:val="single" w:sz="4" w:space="0" w:color="auto"/>
            </w:tcBorders>
            <w:vAlign w:val="center"/>
          </w:tcPr>
          <w:p w14:paraId="79F8F3E0" w14:textId="77777777" w:rsidR="003339B6" w:rsidRDefault="00000000">
            <w:pPr>
              <w:widowControl/>
              <w:jc w:val="center"/>
              <w:rPr>
                <w:kern w:val="0"/>
                <w:szCs w:val="21"/>
              </w:rPr>
            </w:pPr>
            <w:r>
              <w:rPr>
                <w:kern w:val="0"/>
                <w:szCs w:val="21"/>
              </w:rPr>
              <w:t>多张人脸</w:t>
            </w:r>
          </w:p>
        </w:tc>
      </w:tr>
      <w:tr w:rsidR="003339B6" w14:paraId="63B51911" w14:textId="77777777">
        <w:trPr>
          <w:trHeight w:val="340"/>
          <w:jc w:val="center"/>
        </w:trPr>
        <w:tc>
          <w:tcPr>
            <w:tcW w:w="1984" w:type="dxa"/>
            <w:tcBorders>
              <w:bottom w:val="nil"/>
            </w:tcBorders>
            <w:vAlign w:val="center"/>
          </w:tcPr>
          <w:p w14:paraId="0547F7E9" w14:textId="77777777" w:rsidR="003339B6" w:rsidRDefault="00000000">
            <w:pPr>
              <w:widowControl/>
              <w:jc w:val="center"/>
              <w:rPr>
                <w:kern w:val="0"/>
                <w:szCs w:val="21"/>
              </w:rPr>
            </w:pPr>
            <w:r>
              <w:rPr>
                <w:kern w:val="0"/>
                <w:szCs w:val="21"/>
              </w:rPr>
              <w:t>图片数量</w:t>
            </w:r>
          </w:p>
        </w:tc>
        <w:tc>
          <w:tcPr>
            <w:tcW w:w="1984" w:type="dxa"/>
            <w:tcBorders>
              <w:bottom w:val="nil"/>
            </w:tcBorders>
            <w:vAlign w:val="center"/>
          </w:tcPr>
          <w:p w14:paraId="01F0C7EA" w14:textId="77777777" w:rsidR="003339B6" w:rsidRDefault="00000000">
            <w:pPr>
              <w:widowControl/>
              <w:jc w:val="center"/>
              <w:rPr>
                <w:kern w:val="0"/>
                <w:szCs w:val="21"/>
              </w:rPr>
            </w:pPr>
            <w:r>
              <w:rPr>
                <w:kern w:val="0"/>
                <w:szCs w:val="21"/>
              </w:rPr>
              <w:t>20</w:t>
            </w:r>
          </w:p>
        </w:tc>
        <w:tc>
          <w:tcPr>
            <w:tcW w:w="1984" w:type="dxa"/>
            <w:tcBorders>
              <w:bottom w:val="nil"/>
            </w:tcBorders>
            <w:vAlign w:val="center"/>
          </w:tcPr>
          <w:p w14:paraId="7553198F" w14:textId="77777777" w:rsidR="003339B6" w:rsidRDefault="00000000">
            <w:pPr>
              <w:widowControl/>
              <w:jc w:val="center"/>
              <w:rPr>
                <w:kern w:val="0"/>
                <w:szCs w:val="21"/>
              </w:rPr>
            </w:pPr>
            <w:r>
              <w:rPr>
                <w:kern w:val="0"/>
                <w:szCs w:val="21"/>
              </w:rPr>
              <w:t>20</w:t>
            </w:r>
          </w:p>
        </w:tc>
        <w:tc>
          <w:tcPr>
            <w:tcW w:w="1984" w:type="dxa"/>
            <w:tcBorders>
              <w:bottom w:val="nil"/>
            </w:tcBorders>
            <w:vAlign w:val="center"/>
          </w:tcPr>
          <w:p w14:paraId="7ABCEE7D" w14:textId="77777777" w:rsidR="003339B6" w:rsidRDefault="00000000">
            <w:pPr>
              <w:widowControl/>
              <w:jc w:val="center"/>
              <w:rPr>
                <w:kern w:val="0"/>
                <w:szCs w:val="21"/>
              </w:rPr>
            </w:pPr>
            <w:r>
              <w:rPr>
                <w:kern w:val="0"/>
                <w:szCs w:val="21"/>
              </w:rPr>
              <w:t>10</w:t>
            </w:r>
          </w:p>
        </w:tc>
      </w:tr>
      <w:tr w:rsidR="003339B6" w14:paraId="7DCD4297" w14:textId="77777777">
        <w:trPr>
          <w:trHeight w:val="340"/>
          <w:jc w:val="center"/>
        </w:trPr>
        <w:tc>
          <w:tcPr>
            <w:tcW w:w="1984" w:type="dxa"/>
            <w:tcBorders>
              <w:top w:val="nil"/>
              <w:bottom w:val="nil"/>
            </w:tcBorders>
            <w:vAlign w:val="center"/>
          </w:tcPr>
          <w:p w14:paraId="2AACE2BA" w14:textId="77777777" w:rsidR="003339B6" w:rsidRDefault="00000000">
            <w:pPr>
              <w:widowControl/>
              <w:jc w:val="center"/>
              <w:rPr>
                <w:kern w:val="0"/>
                <w:szCs w:val="21"/>
              </w:rPr>
            </w:pPr>
            <w:r>
              <w:rPr>
                <w:kern w:val="0"/>
                <w:szCs w:val="21"/>
              </w:rPr>
              <w:t>图片中的人脸数</w:t>
            </w:r>
          </w:p>
        </w:tc>
        <w:tc>
          <w:tcPr>
            <w:tcW w:w="1984" w:type="dxa"/>
            <w:tcBorders>
              <w:top w:val="nil"/>
              <w:bottom w:val="nil"/>
            </w:tcBorders>
            <w:vAlign w:val="center"/>
          </w:tcPr>
          <w:p w14:paraId="5756932F" w14:textId="77777777" w:rsidR="003339B6" w:rsidRDefault="00000000">
            <w:pPr>
              <w:widowControl/>
              <w:jc w:val="center"/>
              <w:rPr>
                <w:kern w:val="0"/>
                <w:szCs w:val="21"/>
              </w:rPr>
            </w:pPr>
            <w:r>
              <w:rPr>
                <w:kern w:val="0"/>
                <w:szCs w:val="21"/>
              </w:rPr>
              <w:t>0</w:t>
            </w:r>
          </w:p>
        </w:tc>
        <w:tc>
          <w:tcPr>
            <w:tcW w:w="1984" w:type="dxa"/>
            <w:tcBorders>
              <w:top w:val="nil"/>
              <w:bottom w:val="nil"/>
            </w:tcBorders>
            <w:vAlign w:val="center"/>
          </w:tcPr>
          <w:p w14:paraId="2BB836F5" w14:textId="77777777" w:rsidR="003339B6" w:rsidRDefault="00000000">
            <w:pPr>
              <w:widowControl/>
              <w:jc w:val="center"/>
              <w:rPr>
                <w:kern w:val="0"/>
                <w:szCs w:val="21"/>
              </w:rPr>
            </w:pPr>
            <w:r>
              <w:rPr>
                <w:kern w:val="0"/>
                <w:szCs w:val="21"/>
              </w:rPr>
              <w:t>20</w:t>
            </w:r>
          </w:p>
        </w:tc>
        <w:tc>
          <w:tcPr>
            <w:tcW w:w="1984" w:type="dxa"/>
            <w:tcBorders>
              <w:top w:val="nil"/>
              <w:bottom w:val="nil"/>
            </w:tcBorders>
            <w:vAlign w:val="center"/>
          </w:tcPr>
          <w:p w14:paraId="59DC44F3" w14:textId="77777777" w:rsidR="003339B6" w:rsidRDefault="00000000">
            <w:pPr>
              <w:widowControl/>
              <w:jc w:val="center"/>
              <w:rPr>
                <w:kern w:val="0"/>
                <w:szCs w:val="21"/>
              </w:rPr>
            </w:pPr>
            <w:r>
              <w:rPr>
                <w:kern w:val="0"/>
                <w:szCs w:val="21"/>
              </w:rPr>
              <w:t>158</w:t>
            </w:r>
          </w:p>
        </w:tc>
      </w:tr>
      <w:tr w:rsidR="003339B6" w14:paraId="78619F40" w14:textId="77777777">
        <w:trPr>
          <w:trHeight w:val="340"/>
          <w:jc w:val="center"/>
        </w:trPr>
        <w:tc>
          <w:tcPr>
            <w:tcW w:w="1984" w:type="dxa"/>
            <w:tcBorders>
              <w:top w:val="nil"/>
              <w:bottom w:val="nil"/>
            </w:tcBorders>
            <w:vAlign w:val="center"/>
          </w:tcPr>
          <w:p w14:paraId="0CB6DCB5" w14:textId="77777777" w:rsidR="003339B6" w:rsidRDefault="00000000">
            <w:pPr>
              <w:widowControl/>
              <w:jc w:val="center"/>
              <w:rPr>
                <w:kern w:val="0"/>
                <w:szCs w:val="21"/>
              </w:rPr>
            </w:pPr>
            <w:r>
              <w:rPr>
                <w:kern w:val="0"/>
                <w:szCs w:val="21"/>
              </w:rPr>
              <w:t>检测到的人脸数</w:t>
            </w:r>
          </w:p>
        </w:tc>
        <w:tc>
          <w:tcPr>
            <w:tcW w:w="1984" w:type="dxa"/>
            <w:tcBorders>
              <w:top w:val="nil"/>
              <w:bottom w:val="nil"/>
            </w:tcBorders>
            <w:vAlign w:val="center"/>
          </w:tcPr>
          <w:p w14:paraId="47BA876C" w14:textId="77777777" w:rsidR="003339B6" w:rsidRDefault="00000000">
            <w:pPr>
              <w:widowControl/>
              <w:jc w:val="center"/>
              <w:rPr>
                <w:kern w:val="0"/>
                <w:szCs w:val="21"/>
              </w:rPr>
            </w:pPr>
            <w:r>
              <w:rPr>
                <w:kern w:val="0"/>
                <w:szCs w:val="21"/>
              </w:rPr>
              <w:t>0</w:t>
            </w:r>
          </w:p>
        </w:tc>
        <w:tc>
          <w:tcPr>
            <w:tcW w:w="1984" w:type="dxa"/>
            <w:tcBorders>
              <w:top w:val="nil"/>
              <w:bottom w:val="nil"/>
            </w:tcBorders>
            <w:vAlign w:val="center"/>
          </w:tcPr>
          <w:p w14:paraId="668DCD29" w14:textId="77777777" w:rsidR="003339B6" w:rsidRDefault="00000000">
            <w:pPr>
              <w:widowControl/>
              <w:jc w:val="center"/>
              <w:rPr>
                <w:kern w:val="0"/>
                <w:szCs w:val="21"/>
              </w:rPr>
            </w:pPr>
            <w:r>
              <w:rPr>
                <w:kern w:val="0"/>
                <w:szCs w:val="21"/>
              </w:rPr>
              <w:t>20</w:t>
            </w:r>
          </w:p>
        </w:tc>
        <w:tc>
          <w:tcPr>
            <w:tcW w:w="1984" w:type="dxa"/>
            <w:tcBorders>
              <w:top w:val="nil"/>
              <w:bottom w:val="nil"/>
            </w:tcBorders>
            <w:vAlign w:val="center"/>
          </w:tcPr>
          <w:p w14:paraId="1A025A5E" w14:textId="77777777" w:rsidR="003339B6" w:rsidRDefault="00000000">
            <w:pPr>
              <w:widowControl/>
              <w:jc w:val="center"/>
              <w:rPr>
                <w:kern w:val="0"/>
                <w:szCs w:val="21"/>
              </w:rPr>
            </w:pPr>
            <w:r>
              <w:rPr>
                <w:kern w:val="0"/>
                <w:szCs w:val="21"/>
              </w:rPr>
              <w:t>151</w:t>
            </w:r>
          </w:p>
        </w:tc>
      </w:tr>
      <w:tr w:rsidR="003339B6" w14:paraId="5201D705" w14:textId="77777777">
        <w:trPr>
          <w:trHeight w:val="340"/>
          <w:jc w:val="center"/>
        </w:trPr>
        <w:tc>
          <w:tcPr>
            <w:tcW w:w="1984" w:type="dxa"/>
            <w:tcBorders>
              <w:top w:val="nil"/>
              <w:bottom w:val="nil"/>
            </w:tcBorders>
            <w:vAlign w:val="center"/>
          </w:tcPr>
          <w:p w14:paraId="551A0DA5" w14:textId="77777777" w:rsidR="003339B6" w:rsidRDefault="00000000">
            <w:pPr>
              <w:widowControl/>
              <w:jc w:val="center"/>
              <w:rPr>
                <w:kern w:val="0"/>
                <w:szCs w:val="21"/>
              </w:rPr>
            </w:pPr>
            <w:r>
              <w:rPr>
                <w:kern w:val="0"/>
                <w:szCs w:val="21"/>
              </w:rPr>
              <w:t>错误检测</w:t>
            </w:r>
          </w:p>
        </w:tc>
        <w:tc>
          <w:tcPr>
            <w:tcW w:w="1984" w:type="dxa"/>
            <w:tcBorders>
              <w:top w:val="nil"/>
              <w:bottom w:val="nil"/>
            </w:tcBorders>
            <w:vAlign w:val="center"/>
          </w:tcPr>
          <w:p w14:paraId="31193F99" w14:textId="77777777" w:rsidR="003339B6" w:rsidRDefault="00000000">
            <w:pPr>
              <w:widowControl/>
              <w:jc w:val="center"/>
              <w:rPr>
                <w:kern w:val="0"/>
                <w:szCs w:val="21"/>
              </w:rPr>
            </w:pPr>
            <w:r>
              <w:rPr>
                <w:kern w:val="0"/>
                <w:szCs w:val="21"/>
              </w:rPr>
              <w:t>0</w:t>
            </w:r>
          </w:p>
        </w:tc>
        <w:tc>
          <w:tcPr>
            <w:tcW w:w="1984" w:type="dxa"/>
            <w:tcBorders>
              <w:top w:val="nil"/>
              <w:bottom w:val="nil"/>
            </w:tcBorders>
            <w:vAlign w:val="center"/>
          </w:tcPr>
          <w:p w14:paraId="76804340" w14:textId="77777777" w:rsidR="003339B6" w:rsidRDefault="00000000">
            <w:pPr>
              <w:widowControl/>
              <w:jc w:val="center"/>
              <w:rPr>
                <w:kern w:val="0"/>
                <w:szCs w:val="21"/>
              </w:rPr>
            </w:pPr>
            <w:r>
              <w:rPr>
                <w:kern w:val="0"/>
                <w:szCs w:val="21"/>
              </w:rPr>
              <w:t>0</w:t>
            </w:r>
          </w:p>
        </w:tc>
        <w:tc>
          <w:tcPr>
            <w:tcW w:w="1984" w:type="dxa"/>
            <w:tcBorders>
              <w:top w:val="nil"/>
              <w:bottom w:val="nil"/>
            </w:tcBorders>
            <w:vAlign w:val="center"/>
          </w:tcPr>
          <w:p w14:paraId="31008266" w14:textId="77777777" w:rsidR="003339B6" w:rsidRDefault="00000000">
            <w:pPr>
              <w:widowControl/>
              <w:jc w:val="center"/>
              <w:rPr>
                <w:kern w:val="0"/>
                <w:szCs w:val="21"/>
              </w:rPr>
            </w:pPr>
            <w:r>
              <w:rPr>
                <w:kern w:val="0"/>
                <w:szCs w:val="21"/>
              </w:rPr>
              <w:t>1</w:t>
            </w:r>
          </w:p>
        </w:tc>
      </w:tr>
      <w:tr w:rsidR="003339B6" w14:paraId="4BD932A0" w14:textId="77777777">
        <w:trPr>
          <w:trHeight w:val="340"/>
          <w:jc w:val="center"/>
        </w:trPr>
        <w:tc>
          <w:tcPr>
            <w:tcW w:w="1984" w:type="dxa"/>
            <w:tcBorders>
              <w:top w:val="nil"/>
            </w:tcBorders>
            <w:vAlign w:val="center"/>
          </w:tcPr>
          <w:p w14:paraId="782C36AB" w14:textId="77777777" w:rsidR="003339B6" w:rsidRDefault="00000000">
            <w:pPr>
              <w:widowControl/>
              <w:jc w:val="center"/>
              <w:rPr>
                <w:kern w:val="0"/>
                <w:szCs w:val="21"/>
              </w:rPr>
            </w:pPr>
            <w:r>
              <w:rPr>
                <w:kern w:val="0"/>
                <w:szCs w:val="21"/>
              </w:rPr>
              <w:t>遗漏检测</w:t>
            </w:r>
          </w:p>
        </w:tc>
        <w:tc>
          <w:tcPr>
            <w:tcW w:w="1984" w:type="dxa"/>
            <w:tcBorders>
              <w:top w:val="nil"/>
            </w:tcBorders>
            <w:vAlign w:val="center"/>
          </w:tcPr>
          <w:p w14:paraId="270F6AC7" w14:textId="77777777" w:rsidR="003339B6" w:rsidRDefault="00000000">
            <w:pPr>
              <w:widowControl/>
              <w:jc w:val="center"/>
              <w:rPr>
                <w:kern w:val="0"/>
                <w:szCs w:val="21"/>
              </w:rPr>
            </w:pPr>
            <w:r>
              <w:rPr>
                <w:kern w:val="0"/>
                <w:szCs w:val="21"/>
              </w:rPr>
              <w:t>0</w:t>
            </w:r>
          </w:p>
        </w:tc>
        <w:tc>
          <w:tcPr>
            <w:tcW w:w="1984" w:type="dxa"/>
            <w:tcBorders>
              <w:top w:val="nil"/>
            </w:tcBorders>
            <w:vAlign w:val="center"/>
          </w:tcPr>
          <w:p w14:paraId="2AEDA895" w14:textId="77777777" w:rsidR="003339B6" w:rsidRDefault="00000000">
            <w:pPr>
              <w:widowControl/>
              <w:jc w:val="center"/>
              <w:rPr>
                <w:kern w:val="0"/>
                <w:szCs w:val="21"/>
              </w:rPr>
            </w:pPr>
            <w:r>
              <w:rPr>
                <w:kern w:val="0"/>
                <w:szCs w:val="21"/>
              </w:rPr>
              <w:t>0</w:t>
            </w:r>
          </w:p>
        </w:tc>
        <w:tc>
          <w:tcPr>
            <w:tcW w:w="1984" w:type="dxa"/>
            <w:tcBorders>
              <w:top w:val="nil"/>
            </w:tcBorders>
            <w:vAlign w:val="center"/>
          </w:tcPr>
          <w:p w14:paraId="33C64072" w14:textId="77777777" w:rsidR="003339B6" w:rsidRDefault="00000000">
            <w:pPr>
              <w:widowControl/>
              <w:jc w:val="center"/>
              <w:rPr>
                <w:kern w:val="0"/>
                <w:szCs w:val="21"/>
              </w:rPr>
            </w:pPr>
            <w:r>
              <w:rPr>
                <w:kern w:val="0"/>
                <w:szCs w:val="21"/>
              </w:rPr>
              <w:t>6</w:t>
            </w:r>
          </w:p>
        </w:tc>
      </w:tr>
    </w:tbl>
    <w:p w14:paraId="6E827590" w14:textId="77777777" w:rsidR="003339B6" w:rsidRDefault="00000000">
      <w:pPr>
        <w:pStyle w:val="MDPI51figurecaption"/>
        <w:spacing w:before="0" w:after="0" w:line="400" w:lineRule="exact"/>
        <w:ind w:left="0" w:right="0" w:firstLineChars="200" w:firstLine="360"/>
        <w:rPr>
          <w:rFonts w:ascii="Times New Roman" w:eastAsia="宋体" w:hAnsi="Times New Roman"/>
          <w:color w:val="auto"/>
          <w:szCs w:val="18"/>
        </w:rPr>
      </w:pPr>
      <w:commentRangeStart w:id="42"/>
      <w:r>
        <w:rPr>
          <w:rFonts w:ascii="Times New Roman" w:eastAsia="宋体" w:hAnsi="Times New Roman"/>
          <w:color w:val="auto"/>
          <w:szCs w:val="18"/>
        </w:rPr>
        <w:t>注：</w:t>
      </w:r>
      <w:r>
        <w:rPr>
          <w:rFonts w:ascii="Times New Roman" w:eastAsia="宋体" w:hAnsi="Times New Roman" w:hint="eastAsia"/>
          <w:color w:val="auto"/>
          <w:szCs w:val="18"/>
        </w:rPr>
        <w:t>如有需要可对表格进行注释说明，可省略。</w:t>
      </w:r>
    </w:p>
    <w:p w14:paraId="39D36BF4" w14:textId="77777777" w:rsidR="003339B6" w:rsidRDefault="00000000">
      <w:pPr>
        <w:spacing w:line="400" w:lineRule="exact"/>
        <w:ind w:firstLineChars="200" w:firstLine="360"/>
        <w:rPr>
          <w:sz w:val="18"/>
          <w:szCs w:val="18"/>
        </w:rPr>
      </w:pPr>
      <w:r>
        <w:rPr>
          <w:rFonts w:hint="eastAsia"/>
          <w:sz w:val="18"/>
          <w:szCs w:val="18"/>
        </w:rPr>
        <w:t>数据</w:t>
      </w:r>
      <w:r>
        <w:rPr>
          <w:sz w:val="18"/>
          <w:szCs w:val="18"/>
        </w:rPr>
        <w:t>来源：</w:t>
      </w:r>
      <w:r>
        <w:rPr>
          <w:rFonts w:hint="eastAsia"/>
          <w:sz w:val="18"/>
          <w:szCs w:val="18"/>
        </w:rPr>
        <w:t>如需对数据来源进行说明，请参照此格式，可省略。</w:t>
      </w:r>
      <w:commentRangeEnd w:id="42"/>
      <w:r>
        <w:rPr>
          <w:sz w:val="18"/>
          <w:szCs w:val="18"/>
        </w:rPr>
        <w:commentReference w:id="42"/>
      </w:r>
    </w:p>
    <w:p w14:paraId="2F6D2AA6" w14:textId="77777777" w:rsidR="003339B6" w:rsidRDefault="00000000">
      <w:pPr>
        <w:spacing w:line="400" w:lineRule="exact"/>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w:t>
      </w:r>
      <w:proofErr w:type="gramEnd"/>
      <w:r>
        <w:rPr>
          <w:rFonts w:hint="eastAsia"/>
          <w:sz w:val="24"/>
        </w:rPr>
        <w:t>正文</w:t>
      </w:r>
      <w:r>
        <w:rPr>
          <w:rFonts w:hint="eastAsia"/>
          <w:sz w:val="24"/>
        </w:rPr>
        <w:t>,</w:t>
      </w:r>
      <w:r>
        <w:rPr>
          <w:sz w:val="24"/>
        </w:rPr>
        <w:t xml:space="preserve"> </w:t>
      </w:r>
      <w:proofErr w:type="gramStart"/>
      <w:r>
        <w:rPr>
          <w:rFonts w:hint="eastAsia"/>
          <w:sz w:val="24"/>
        </w:rPr>
        <w:t>文字正文文字正文文字正文文字正文文字正文文字正文文字正文文字正文</w:t>
      </w:r>
      <w:proofErr w:type="gramEnd"/>
      <w:r>
        <w:rPr>
          <w:rFonts w:hint="eastAsia"/>
          <w:sz w:val="24"/>
        </w:rPr>
        <w:t>文字正文文字</w:t>
      </w:r>
      <w:r>
        <w:rPr>
          <w:rFonts w:hint="eastAsia"/>
          <w:sz w:val="24"/>
        </w:rPr>
        <w:t>.</w:t>
      </w:r>
    </w:p>
    <w:p w14:paraId="3C30EE07" w14:textId="77777777" w:rsidR="003339B6" w:rsidRDefault="00000000">
      <w:pPr>
        <w:spacing w:line="400" w:lineRule="exact"/>
        <w:ind w:firstLineChars="200" w:firstLine="480"/>
        <w:rPr>
          <w:sz w:val="24"/>
        </w:rPr>
      </w:pPr>
      <w:proofErr w:type="gramStart"/>
      <w:r>
        <w:rPr>
          <w:rFonts w:hint="eastAsia"/>
          <w:sz w:val="24"/>
        </w:rPr>
        <w:t>文字正文文字正文文字正文文字正文</w:t>
      </w:r>
      <w:proofErr w:type="gramEnd"/>
      <w:r>
        <w:rPr>
          <w:rFonts w:hint="eastAsia"/>
          <w:sz w:val="24"/>
        </w:rPr>
        <w:t>文字正文文字</w:t>
      </w:r>
      <w:r>
        <w:rPr>
          <w:rFonts w:hint="eastAsia"/>
          <w:sz w:val="24"/>
        </w:rPr>
        <w:t>,</w:t>
      </w:r>
      <w:r>
        <w:rPr>
          <w:sz w:val="24"/>
        </w:rPr>
        <w:t xml:space="preserve"> </w:t>
      </w:r>
      <w:proofErr w:type="gramStart"/>
      <w:r>
        <w:rPr>
          <w:rFonts w:hint="eastAsia"/>
          <w:sz w:val="24"/>
        </w:rPr>
        <w:t>正文文字正文文字正文文字正文文字</w:t>
      </w:r>
      <w:proofErr w:type="gramEnd"/>
      <w:r>
        <w:rPr>
          <w:rFonts w:hint="eastAsia"/>
          <w:sz w:val="24"/>
          <w:vertAlign w:val="superscript"/>
        </w:rPr>
        <w:footnoteReference w:id="1"/>
      </w:r>
      <w:r>
        <w:rPr>
          <w:rFonts w:hint="eastAsia"/>
          <w:sz w:val="24"/>
        </w:rPr>
        <w:t>.</w:t>
      </w:r>
    </w:p>
    <w:p w14:paraId="542D05EC" w14:textId="77777777" w:rsidR="003339B6" w:rsidRDefault="00000000">
      <w:pPr>
        <w:spacing w:before="240" w:after="120" w:line="400" w:lineRule="exact"/>
        <w:outlineLvl w:val="2"/>
        <w:rPr>
          <w:b/>
          <w:bCs/>
          <w:sz w:val="24"/>
          <w:szCs w:val="28"/>
          <w:shd w:val="clear" w:color="auto" w:fill="FFFFFF"/>
        </w:rPr>
      </w:pPr>
      <w:bookmarkStart w:id="43" w:name="_Toc26768"/>
      <w:bookmarkStart w:id="44" w:name="_Toc9786"/>
      <w:bookmarkStart w:id="45" w:name="_Toc32109"/>
      <w:bookmarkStart w:id="46" w:name="_Toc4507"/>
      <w:bookmarkStart w:id="47" w:name="_Toc23785"/>
      <w:bookmarkStart w:id="48" w:name="_Toc18786"/>
      <w:bookmarkStart w:id="49" w:name="_Toc11059_WPSOffice_Level3"/>
      <w:bookmarkStart w:id="50" w:name="_Toc15272"/>
      <w:bookmarkEnd w:id="41"/>
      <w:commentRangeStart w:id="51"/>
      <w:r>
        <w:rPr>
          <w:rFonts w:hint="eastAsia"/>
          <w:b/>
          <w:bCs/>
          <w:sz w:val="24"/>
          <w:szCs w:val="28"/>
          <w:shd w:val="clear" w:color="auto" w:fill="FFFFFF"/>
        </w:rPr>
        <w:t xml:space="preserve">1.1.1 </w:t>
      </w:r>
      <w:r>
        <w:rPr>
          <w:rFonts w:hint="eastAsia"/>
          <w:b/>
          <w:bCs/>
          <w:sz w:val="24"/>
          <w:szCs w:val="28"/>
          <w:shd w:val="clear" w:color="auto" w:fill="FFFFFF"/>
        </w:rPr>
        <w:t>标题</w:t>
      </w:r>
      <w:commentRangeEnd w:id="51"/>
      <w:r>
        <w:rPr>
          <w:rFonts w:hint="eastAsia"/>
          <w:b/>
          <w:bCs/>
          <w:sz w:val="24"/>
          <w:szCs w:val="28"/>
          <w:shd w:val="clear" w:color="auto" w:fill="FFFFFF"/>
        </w:rPr>
        <w:commentReference w:id="51"/>
      </w:r>
      <w:bookmarkEnd w:id="43"/>
      <w:bookmarkEnd w:id="44"/>
      <w:bookmarkEnd w:id="45"/>
      <w:bookmarkEnd w:id="46"/>
      <w:bookmarkEnd w:id="47"/>
      <w:bookmarkEnd w:id="48"/>
      <w:bookmarkEnd w:id="49"/>
      <w:bookmarkEnd w:id="50"/>
    </w:p>
    <w:p w14:paraId="505CE2A1" w14:textId="77777777" w:rsidR="003339B6" w:rsidRDefault="00000000">
      <w:pPr>
        <w:spacing w:line="400" w:lineRule="exact"/>
        <w:ind w:firstLineChars="200" w:firstLine="480"/>
        <w:rPr>
          <w:sz w:val="24"/>
        </w:rPr>
      </w:pPr>
      <w:bookmarkStart w:id="52" w:name="_Toc320892582"/>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61083294" w14:textId="77777777" w:rsidR="003339B6" w:rsidRDefault="00000000">
      <w:pPr>
        <w:spacing w:line="400" w:lineRule="exact"/>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正文文字</w:t>
      </w:r>
      <w:r>
        <w:rPr>
          <w:rFonts w:hint="eastAsia"/>
          <w:sz w:val="24"/>
        </w:rPr>
        <w:t>.</w:t>
      </w:r>
    </w:p>
    <w:p w14:paraId="1F908C1C" w14:textId="77777777" w:rsidR="003339B6" w:rsidRDefault="00000000">
      <w:pPr>
        <w:adjustRightInd w:val="0"/>
        <w:snapToGrid w:val="0"/>
        <w:spacing w:before="120" w:after="120"/>
        <w:jc w:val="center"/>
        <w:rPr>
          <w:lang w:eastAsia="en-US"/>
        </w:rPr>
      </w:pPr>
      <w:r>
        <w:rPr>
          <w:noProof/>
        </w:rPr>
        <w:lastRenderedPageBreak/>
        <w:drawing>
          <wp:inline distT="0" distB="0" distL="114300" distR="114300" wp14:anchorId="7119F56C" wp14:editId="0BE935C3">
            <wp:extent cx="5542280" cy="1542415"/>
            <wp:effectExtent l="0" t="0" r="1270" b="635"/>
            <wp:docPr id="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4"/>
                    <pic:cNvPicPr>
                      <a:picLocks noChangeAspect="1"/>
                    </pic:cNvPicPr>
                  </pic:nvPicPr>
                  <pic:blipFill>
                    <a:blip r:embed="rId20"/>
                    <a:srcRect t="3143" r="1189"/>
                    <a:stretch>
                      <a:fillRect/>
                    </a:stretch>
                  </pic:blipFill>
                  <pic:spPr>
                    <a:xfrm>
                      <a:off x="0" y="0"/>
                      <a:ext cx="5542280" cy="1542415"/>
                    </a:xfrm>
                    <a:prstGeom prst="rect">
                      <a:avLst/>
                    </a:prstGeom>
                    <a:noFill/>
                    <a:ln>
                      <a:noFill/>
                    </a:ln>
                  </pic:spPr>
                </pic:pic>
              </a:graphicData>
            </a:graphic>
          </wp:inline>
        </w:drawing>
      </w:r>
    </w:p>
    <w:p w14:paraId="7495258B" w14:textId="77777777" w:rsidR="003339B6" w:rsidRDefault="00000000">
      <w:pPr>
        <w:spacing w:before="120" w:after="240"/>
        <w:jc w:val="center"/>
        <w:rPr>
          <w:b/>
          <w:bCs/>
        </w:rPr>
      </w:pPr>
      <w:commentRangeStart w:id="53"/>
      <w:r>
        <w:rPr>
          <w:rFonts w:hint="eastAsia"/>
          <w:b/>
          <w:bCs/>
        </w:rPr>
        <w:t>图</w:t>
      </w:r>
      <w:r>
        <w:rPr>
          <w:rFonts w:hint="eastAsia"/>
          <w:b/>
          <w:bCs/>
        </w:rPr>
        <w:t xml:space="preserve">1-1 </w:t>
      </w:r>
      <w:r>
        <w:rPr>
          <w:rFonts w:hint="eastAsia"/>
          <w:b/>
          <w:bCs/>
        </w:rPr>
        <w:t>图名</w:t>
      </w:r>
      <w:commentRangeEnd w:id="53"/>
      <w:r>
        <w:commentReference w:id="53"/>
      </w:r>
    </w:p>
    <w:p w14:paraId="521DD217" w14:textId="77777777" w:rsidR="003339B6" w:rsidRDefault="00000000">
      <w:pPr>
        <w:pStyle w:val="MDPI51figurecaption"/>
        <w:spacing w:before="0" w:after="0" w:line="400" w:lineRule="exact"/>
        <w:ind w:left="0" w:right="0" w:firstLineChars="200" w:firstLine="360"/>
        <w:rPr>
          <w:rFonts w:ascii="Times New Roman" w:eastAsia="宋体" w:hAnsi="Times New Roman"/>
          <w:color w:val="auto"/>
          <w:szCs w:val="18"/>
        </w:rPr>
      </w:pPr>
      <w:commentRangeStart w:id="54"/>
      <w:r>
        <w:rPr>
          <w:rFonts w:ascii="Times New Roman" w:eastAsia="宋体" w:hAnsi="Times New Roman"/>
          <w:color w:val="auto"/>
          <w:szCs w:val="18"/>
        </w:rPr>
        <w:t>注：</w:t>
      </w:r>
      <w:r>
        <w:rPr>
          <w:rFonts w:ascii="Times New Roman" w:eastAsia="宋体" w:hAnsi="Times New Roman" w:hint="eastAsia"/>
          <w:color w:val="auto"/>
          <w:szCs w:val="18"/>
        </w:rPr>
        <w:t>如有需要可对图片进行注释说明，可省略。</w:t>
      </w:r>
    </w:p>
    <w:p w14:paraId="7C07A579" w14:textId="77777777" w:rsidR="003339B6" w:rsidRDefault="00000000">
      <w:pPr>
        <w:adjustRightInd w:val="0"/>
        <w:snapToGrid w:val="0"/>
        <w:spacing w:line="400" w:lineRule="exact"/>
        <w:ind w:firstLineChars="200" w:firstLine="360"/>
        <w:rPr>
          <w:sz w:val="18"/>
          <w:szCs w:val="18"/>
        </w:rPr>
      </w:pPr>
      <w:r>
        <w:rPr>
          <w:sz w:val="18"/>
          <w:szCs w:val="18"/>
        </w:rPr>
        <w:t>图片来源：</w:t>
      </w:r>
      <w:r>
        <w:rPr>
          <w:rFonts w:hint="eastAsia"/>
          <w:sz w:val="18"/>
          <w:szCs w:val="18"/>
        </w:rPr>
        <w:t>如需对图片来源进行说明，请参照此格式，可省略。</w:t>
      </w:r>
      <w:commentRangeEnd w:id="54"/>
      <w:r>
        <w:rPr>
          <w:sz w:val="18"/>
          <w:szCs w:val="18"/>
        </w:rPr>
        <w:commentReference w:id="54"/>
      </w:r>
    </w:p>
    <w:p w14:paraId="68762D41" w14:textId="77777777" w:rsidR="003339B6" w:rsidRDefault="00000000">
      <w:pPr>
        <w:spacing w:line="400" w:lineRule="exact"/>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w:t>
      </w:r>
      <w:proofErr w:type="gramEnd"/>
      <w:r>
        <w:rPr>
          <w:rFonts w:hint="eastAsia"/>
          <w:sz w:val="24"/>
        </w:rPr>
        <w:t>正文</w:t>
      </w:r>
    </w:p>
    <w:p w14:paraId="32E3FCF7" w14:textId="77777777" w:rsidR="003339B6" w:rsidRDefault="00000000">
      <w:pPr>
        <w:spacing w:before="120"/>
        <w:jc w:val="center"/>
        <w:rPr>
          <w:kern w:val="0"/>
          <w:sz w:val="24"/>
        </w:rPr>
      </w:pPr>
      <w:r>
        <w:rPr>
          <w:noProof/>
          <w:kern w:val="0"/>
          <w:sz w:val="24"/>
        </w:rPr>
        <w:drawing>
          <wp:inline distT="0" distB="0" distL="114300" distR="114300" wp14:anchorId="0CC02155" wp14:editId="41CB62CA">
            <wp:extent cx="3824605" cy="1510665"/>
            <wp:effectExtent l="0" t="0" r="4445" b="13335"/>
            <wp:docPr id="2"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8"/>
                    <pic:cNvPicPr>
                      <a:picLocks noChangeAspect="1"/>
                    </pic:cNvPicPr>
                  </pic:nvPicPr>
                  <pic:blipFill>
                    <a:blip r:embed="rId21"/>
                    <a:stretch>
                      <a:fillRect/>
                    </a:stretch>
                  </pic:blipFill>
                  <pic:spPr>
                    <a:xfrm>
                      <a:off x="0" y="0"/>
                      <a:ext cx="3824605" cy="1510665"/>
                    </a:xfrm>
                    <a:prstGeom prst="rect">
                      <a:avLst/>
                    </a:prstGeom>
                    <a:noFill/>
                    <a:ln>
                      <a:noFill/>
                    </a:ln>
                  </pic:spPr>
                </pic:pic>
              </a:graphicData>
            </a:graphic>
          </wp:inline>
        </w:drawing>
      </w:r>
    </w:p>
    <w:p w14:paraId="55D460AD" w14:textId="77777777" w:rsidR="003339B6" w:rsidRDefault="00000000">
      <w:pPr>
        <w:jc w:val="center"/>
        <w:rPr>
          <w:szCs w:val="21"/>
        </w:rPr>
      </w:pPr>
      <w:r>
        <w:rPr>
          <w:rFonts w:hint="eastAsia"/>
          <w:szCs w:val="21"/>
        </w:rPr>
        <w:t xml:space="preserve">(a) </w:t>
      </w:r>
      <w:r>
        <w:rPr>
          <w:rFonts w:hint="eastAsia"/>
          <w:szCs w:val="21"/>
        </w:rPr>
        <w:t>单张人脸图像</w:t>
      </w:r>
    </w:p>
    <w:p w14:paraId="0CC2F263" w14:textId="77777777" w:rsidR="003339B6" w:rsidRDefault="00000000">
      <w:pPr>
        <w:widowControl/>
        <w:jc w:val="center"/>
        <w:rPr>
          <w:kern w:val="0"/>
          <w:sz w:val="24"/>
        </w:rPr>
      </w:pPr>
      <w:r>
        <w:rPr>
          <w:noProof/>
          <w:kern w:val="0"/>
          <w:sz w:val="24"/>
        </w:rPr>
        <w:drawing>
          <wp:inline distT="0" distB="0" distL="114300" distR="114300" wp14:anchorId="3299BFF7" wp14:editId="4F6645BD">
            <wp:extent cx="5367020" cy="1510665"/>
            <wp:effectExtent l="0" t="0" r="5080" b="13335"/>
            <wp:docPr id="3"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9"/>
                    <pic:cNvPicPr>
                      <a:picLocks noChangeAspect="1"/>
                    </pic:cNvPicPr>
                  </pic:nvPicPr>
                  <pic:blipFill>
                    <a:blip r:embed="rId22"/>
                    <a:stretch>
                      <a:fillRect/>
                    </a:stretch>
                  </pic:blipFill>
                  <pic:spPr>
                    <a:xfrm>
                      <a:off x="0" y="0"/>
                      <a:ext cx="5367020" cy="1510665"/>
                    </a:xfrm>
                    <a:prstGeom prst="rect">
                      <a:avLst/>
                    </a:prstGeom>
                    <a:noFill/>
                    <a:ln>
                      <a:noFill/>
                    </a:ln>
                  </pic:spPr>
                </pic:pic>
              </a:graphicData>
            </a:graphic>
          </wp:inline>
        </w:drawing>
      </w:r>
    </w:p>
    <w:p w14:paraId="350E572B" w14:textId="77777777" w:rsidR="003339B6" w:rsidRDefault="00000000">
      <w:pPr>
        <w:jc w:val="center"/>
        <w:rPr>
          <w:szCs w:val="21"/>
        </w:rPr>
      </w:pPr>
      <w:r>
        <w:rPr>
          <w:rFonts w:hint="eastAsia"/>
          <w:szCs w:val="21"/>
        </w:rPr>
        <w:t xml:space="preserve">(b) </w:t>
      </w:r>
      <w:r>
        <w:rPr>
          <w:rFonts w:hint="eastAsia"/>
          <w:szCs w:val="21"/>
        </w:rPr>
        <w:t>多张人脸图像</w:t>
      </w:r>
    </w:p>
    <w:p w14:paraId="70DDD925" w14:textId="77777777" w:rsidR="003339B6" w:rsidRDefault="00000000">
      <w:pPr>
        <w:spacing w:before="120" w:after="240"/>
        <w:jc w:val="center"/>
        <w:rPr>
          <w:b/>
          <w:bCs/>
        </w:rPr>
      </w:pPr>
      <w:r>
        <w:rPr>
          <w:rFonts w:hint="eastAsia"/>
          <w:b/>
          <w:bCs/>
        </w:rPr>
        <w:t>图</w:t>
      </w:r>
      <w:r>
        <w:rPr>
          <w:rFonts w:hint="eastAsia"/>
          <w:b/>
          <w:bCs/>
        </w:rPr>
        <w:t>1-2 MTCNN</w:t>
      </w:r>
      <w:r>
        <w:rPr>
          <w:rFonts w:hint="eastAsia"/>
          <w:b/>
          <w:bCs/>
        </w:rPr>
        <w:t>人脸检测识别结果</w:t>
      </w:r>
      <w:commentRangeStart w:id="55"/>
      <w:commentRangeEnd w:id="55"/>
      <w:r>
        <w:commentReference w:id="55"/>
      </w:r>
    </w:p>
    <w:p w14:paraId="63B5457D" w14:textId="77777777" w:rsidR="003339B6" w:rsidRDefault="00000000">
      <w:pPr>
        <w:spacing w:line="400" w:lineRule="exact"/>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7E0DA5F4" w14:textId="77777777" w:rsidR="003339B6" w:rsidRDefault="003339B6">
      <w:pPr>
        <w:pStyle w:val="3"/>
      </w:pPr>
    </w:p>
    <w:p w14:paraId="4FF6C96F" w14:textId="77777777" w:rsidR="003339B6" w:rsidRDefault="00000000">
      <w:pPr>
        <w:spacing w:line="400" w:lineRule="exact"/>
        <w:ind w:firstLineChars="200" w:firstLine="480"/>
        <w:rPr>
          <w:sz w:val="24"/>
        </w:rPr>
      </w:pPr>
      <w:bookmarkStart w:id="56" w:name="_Toc320892578"/>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4B584D76" w14:textId="77777777" w:rsidR="003339B6" w:rsidRDefault="00000000">
      <w:pPr>
        <w:pStyle w:val="a6"/>
        <w:spacing w:after="0" w:line="400" w:lineRule="atLeast"/>
        <w:ind w:leftChars="0" w:left="0" w:firstLineChars="200" w:firstLine="480"/>
        <w:jc w:val="center"/>
        <w:rPr>
          <w:szCs w:val="21"/>
        </w:rPr>
      </w:pPr>
      <w:r>
        <w:rPr>
          <w:rFonts w:hint="eastAsia"/>
          <w:color w:val="000000"/>
        </w:rPr>
        <w:t xml:space="preserve">    </w:t>
      </w:r>
      <w:r>
        <w:rPr>
          <w:color w:val="000000"/>
        </w:rPr>
        <w:t xml:space="preserve">                   </w:t>
      </w:r>
      <w:r>
        <w:rPr>
          <w:rFonts w:hint="eastAsia"/>
          <w:color w:val="000000"/>
        </w:rPr>
        <w:t xml:space="preserve">          </w:t>
      </w:r>
      <w:r>
        <w:rPr>
          <w:color w:val="000000"/>
        </w:rPr>
        <w:t xml:space="preserve">  </w:t>
      </w:r>
      <w:r>
        <w:rPr>
          <w:rFonts w:hint="eastAsia"/>
          <w:color w:val="000000"/>
        </w:rPr>
        <w:t xml:space="preserve">                </w:t>
      </w:r>
      <w:r>
        <w:rPr>
          <w:rFonts w:hint="eastAsia"/>
          <w:szCs w:val="21"/>
        </w:rPr>
        <w:t>(1-</w:t>
      </w:r>
      <w:commentRangeStart w:id="57"/>
      <w:r>
        <w:rPr>
          <w:szCs w:val="21"/>
        </w:rPr>
        <w:t>1</w:t>
      </w:r>
      <w:commentRangeEnd w:id="57"/>
      <w:r>
        <w:commentReference w:id="57"/>
      </w:r>
      <w:r>
        <w:rPr>
          <w:rFonts w:hint="eastAsia"/>
        </w:rPr>
        <w:t>)</w:t>
      </w:r>
    </w:p>
    <w:bookmarkEnd w:id="56"/>
    <w:p w14:paraId="7F7DAAE7" w14:textId="77777777" w:rsidR="003339B6" w:rsidRDefault="00000000">
      <w:pPr>
        <w:spacing w:line="400" w:lineRule="exact"/>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1DF58001" w14:textId="77777777" w:rsidR="003339B6" w:rsidRDefault="00000000">
      <w:pPr>
        <w:spacing w:line="400" w:lineRule="exact"/>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。文</w:t>
      </w:r>
      <w:proofErr w:type="gramStart"/>
      <w:r>
        <w:rPr>
          <w:rFonts w:hint="eastAsia"/>
          <w:sz w:val="24"/>
        </w:rPr>
        <w:t>文字正文文字正文</w:t>
      </w:r>
      <w:proofErr w:type="gramEnd"/>
      <w:r>
        <w:rPr>
          <w:rFonts w:hint="eastAsia"/>
          <w:sz w:val="24"/>
        </w:rPr>
        <w:t>文字正</w:t>
      </w:r>
      <w:proofErr w:type="gramStart"/>
      <w:r>
        <w:rPr>
          <w:rFonts w:hint="eastAsia"/>
          <w:sz w:val="24"/>
        </w:rPr>
        <w:t>文字正文文字正文文字正文文字正文文字正文文字正文文字正文文字正文文字正文文字正文</w:t>
      </w:r>
      <w:proofErr w:type="gramEnd"/>
      <w:r>
        <w:rPr>
          <w:rFonts w:hint="eastAsia"/>
          <w:sz w:val="24"/>
        </w:rPr>
        <w:t>文字正文文字</w:t>
      </w:r>
      <w:r>
        <w:rPr>
          <w:rFonts w:hint="eastAsia"/>
          <w:sz w:val="24"/>
        </w:rPr>
        <w:t>.</w:t>
      </w:r>
    </w:p>
    <w:p w14:paraId="1E46067C" w14:textId="77777777" w:rsidR="003339B6" w:rsidRDefault="00000000">
      <w:pPr>
        <w:spacing w:line="400" w:lineRule="exact"/>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3D94D7FD" w14:textId="77777777" w:rsidR="003339B6" w:rsidRDefault="00000000">
      <w:pPr>
        <w:spacing w:line="400" w:lineRule="exact"/>
        <w:ind w:firstLineChars="200" w:firstLine="480"/>
        <w:rPr>
          <w:sz w:val="24"/>
        </w:rPr>
      </w:pPr>
      <w:bookmarkStart w:id="58" w:name="_Toc320892636"/>
      <w:bookmarkEnd w:id="52"/>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正文文字</w:t>
      </w:r>
      <w:r>
        <w:rPr>
          <w:rFonts w:hint="eastAsia"/>
          <w:sz w:val="24"/>
        </w:rPr>
        <w:t>.</w:t>
      </w:r>
    </w:p>
    <w:p w14:paraId="4A8CA052" w14:textId="77777777" w:rsidR="003339B6" w:rsidRDefault="00000000">
      <w:pPr>
        <w:spacing w:before="240" w:after="120" w:line="400" w:lineRule="exact"/>
        <w:outlineLvl w:val="2"/>
        <w:rPr>
          <w:b/>
          <w:bCs/>
          <w:sz w:val="24"/>
          <w:szCs w:val="28"/>
          <w:shd w:val="clear" w:color="auto" w:fill="FFFFFF"/>
        </w:rPr>
      </w:pPr>
      <w:bookmarkStart w:id="59" w:name="_Toc11283"/>
      <w:bookmarkStart w:id="60" w:name="_Toc7867"/>
      <w:bookmarkStart w:id="61" w:name="_Toc24418"/>
      <w:bookmarkStart w:id="62" w:name="_Toc1030"/>
      <w:bookmarkStart w:id="63" w:name="_Toc4069"/>
      <w:bookmarkStart w:id="64" w:name="_Toc28723"/>
      <w:bookmarkStart w:id="65" w:name="_Toc30760"/>
      <w:r>
        <w:rPr>
          <w:rFonts w:hint="eastAsia"/>
          <w:b/>
          <w:bCs/>
          <w:sz w:val="24"/>
          <w:szCs w:val="28"/>
          <w:shd w:val="clear" w:color="auto" w:fill="FFFFFF"/>
        </w:rPr>
        <w:t xml:space="preserve">1.1.2 </w:t>
      </w:r>
      <w:r>
        <w:rPr>
          <w:rFonts w:hint="eastAsia"/>
          <w:b/>
          <w:bCs/>
          <w:sz w:val="24"/>
          <w:szCs w:val="28"/>
          <w:shd w:val="clear" w:color="auto" w:fill="FFFFFF"/>
        </w:rPr>
        <w:t>标题</w:t>
      </w:r>
      <w:bookmarkEnd w:id="59"/>
      <w:bookmarkEnd w:id="60"/>
      <w:bookmarkEnd w:id="61"/>
      <w:bookmarkEnd w:id="62"/>
      <w:bookmarkEnd w:id="63"/>
      <w:bookmarkEnd w:id="64"/>
      <w:bookmarkEnd w:id="65"/>
    </w:p>
    <w:p w14:paraId="6372557A" w14:textId="77777777" w:rsidR="003339B6" w:rsidRDefault="00000000">
      <w:pPr>
        <w:spacing w:line="400" w:lineRule="exact"/>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32339838" w14:textId="77777777" w:rsidR="003339B6" w:rsidRDefault="00000000">
      <w:pPr>
        <w:spacing w:before="120" w:after="120" w:line="400" w:lineRule="exact"/>
        <w:outlineLvl w:val="3"/>
        <w:rPr>
          <w:bCs/>
          <w:sz w:val="24"/>
          <w:szCs w:val="28"/>
          <w:shd w:val="clear" w:color="auto" w:fill="FFFFFF"/>
        </w:rPr>
      </w:pPr>
      <w:bookmarkStart w:id="66" w:name="_Toc16604"/>
      <w:bookmarkStart w:id="67" w:name="_Toc24458"/>
      <w:commentRangeStart w:id="68"/>
      <w:r>
        <w:rPr>
          <w:rFonts w:hint="eastAsia"/>
          <w:bCs/>
          <w:sz w:val="24"/>
          <w:szCs w:val="28"/>
          <w:shd w:val="clear" w:color="auto" w:fill="FFFFFF"/>
        </w:rPr>
        <w:t xml:space="preserve">1.1.2.1 </w:t>
      </w:r>
      <w:r>
        <w:rPr>
          <w:rFonts w:hint="eastAsia"/>
          <w:bCs/>
          <w:sz w:val="24"/>
          <w:szCs w:val="28"/>
          <w:shd w:val="clear" w:color="auto" w:fill="FFFFFF"/>
        </w:rPr>
        <w:t>标题</w:t>
      </w:r>
      <w:commentRangeEnd w:id="68"/>
      <w:r>
        <w:commentReference w:id="68"/>
      </w:r>
      <w:bookmarkEnd w:id="66"/>
      <w:bookmarkEnd w:id="67"/>
    </w:p>
    <w:p w14:paraId="6DBA39CA" w14:textId="77777777" w:rsidR="003339B6" w:rsidRDefault="00000000">
      <w:pPr>
        <w:spacing w:line="400" w:lineRule="exact"/>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0D71FC9D" w14:textId="77777777" w:rsidR="003339B6" w:rsidRDefault="00000000">
      <w:pPr>
        <w:spacing w:before="120" w:after="120" w:line="400" w:lineRule="exact"/>
        <w:outlineLvl w:val="3"/>
        <w:rPr>
          <w:bCs/>
          <w:sz w:val="24"/>
          <w:szCs w:val="28"/>
          <w:shd w:val="clear" w:color="auto" w:fill="FFFFFF"/>
        </w:rPr>
      </w:pPr>
      <w:bookmarkStart w:id="69" w:name="_Toc7682"/>
      <w:bookmarkStart w:id="70" w:name="_Toc539"/>
      <w:r>
        <w:rPr>
          <w:rFonts w:hint="eastAsia"/>
          <w:bCs/>
          <w:sz w:val="24"/>
          <w:szCs w:val="28"/>
          <w:shd w:val="clear" w:color="auto" w:fill="FFFFFF"/>
        </w:rPr>
        <w:t xml:space="preserve">1.1.2.2 </w:t>
      </w:r>
      <w:r>
        <w:rPr>
          <w:rFonts w:hint="eastAsia"/>
          <w:bCs/>
          <w:sz w:val="24"/>
          <w:szCs w:val="28"/>
          <w:shd w:val="clear" w:color="auto" w:fill="FFFFFF"/>
        </w:rPr>
        <w:t>标题</w:t>
      </w:r>
      <w:bookmarkEnd w:id="69"/>
      <w:bookmarkEnd w:id="70"/>
    </w:p>
    <w:p w14:paraId="39129E36" w14:textId="77777777" w:rsidR="003339B6" w:rsidRDefault="00000000">
      <w:pPr>
        <w:spacing w:line="400" w:lineRule="exact"/>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w:t>
      </w:r>
      <w:r>
        <w:rPr>
          <w:rFonts w:hint="eastAsia"/>
          <w:sz w:val="24"/>
        </w:rPr>
        <w:lastRenderedPageBreak/>
        <w:t>正文文字正文文字正文文字正文文字正文文字正文文字</w:t>
      </w:r>
      <w:proofErr w:type="gramEnd"/>
      <w:r>
        <w:rPr>
          <w:rFonts w:hint="eastAsia"/>
          <w:sz w:val="24"/>
        </w:rPr>
        <w:t>.</w:t>
      </w:r>
    </w:p>
    <w:p w14:paraId="6C66D672" w14:textId="77777777" w:rsidR="003339B6" w:rsidRDefault="00000000">
      <w:pPr>
        <w:spacing w:before="240" w:after="120" w:line="400" w:lineRule="exact"/>
        <w:outlineLvl w:val="2"/>
        <w:rPr>
          <w:b/>
          <w:bCs/>
          <w:sz w:val="24"/>
          <w:szCs w:val="28"/>
          <w:shd w:val="clear" w:color="auto" w:fill="FFFFFF"/>
        </w:rPr>
      </w:pPr>
      <w:bookmarkStart w:id="71" w:name="_Toc8709"/>
      <w:bookmarkStart w:id="72" w:name="_Toc26905"/>
      <w:bookmarkStart w:id="73" w:name="_Toc15542"/>
      <w:bookmarkStart w:id="74" w:name="_Toc18528"/>
      <w:bookmarkStart w:id="75" w:name="_Toc28380"/>
      <w:bookmarkStart w:id="76" w:name="_Toc9948"/>
      <w:bookmarkStart w:id="77" w:name="_Toc22219"/>
      <w:r>
        <w:rPr>
          <w:rFonts w:hint="eastAsia"/>
          <w:b/>
          <w:bCs/>
          <w:sz w:val="24"/>
          <w:szCs w:val="28"/>
          <w:shd w:val="clear" w:color="auto" w:fill="FFFFFF"/>
        </w:rPr>
        <w:t xml:space="preserve">1.1.3 </w:t>
      </w:r>
      <w:r>
        <w:rPr>
          <w:rFonts w:hint="eastAsia"/>
          <w:b/>
          <w:bCs/>
          <w:sz w:val="24"/>
          <w:szCs w:val="28"/>
          <w:shd w:val="clear" w:color="auto" w:fill="FFFFFF"/>
        </w:rPr>
        <w:t>标题</w:t>
      </w:r>
      <w:bookmarkEnd w:id="71"/>
      <w:bookmarkEnd w:id="72"/>
      <w:bookmarkEnd w:id="73"/>
      <w:bookmarkEnd w:id="74"/>
      <w:bookmarkEnd w:id="75"/>
      <w:bookmarkEnd w:id="76"/>
      <w:bookmarkEnd w:id="77"/>
    </w:p>
    <w:p w14:paraId="4FF8F934" w14:textId="77777777" w:rsidR="003339B6" w:rsidRDefault="00000000">
      <w:pPr>
        <w:spacing w:line="400" w:lineRule="exact"/>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1C67F6CB" w14:textId="77777777" w:rsidR="003339B6" w:rsidRDefault="00000000">
      <w:pPr>
        <w:spacing w:before="480" w:after="120" w:line="400" w:lineRule="exact"/>
        <w:outlineLvl w:val="1"/>
        <w:rPr>
          <w:b/>
          <w:sz w:val="28"/>
          <w:szCs w:val="30"/>
          <w:shd w:val="clear" w:color="auto" w:fill="FFFFFF"/>
        </w:rPr>
      </w:pPr>
      <w:bookmarkStart w:id="78" w:name="_Toc14474"/>
      <w:bookmarkStart w:id="79" w:name="_Toc13801"/>
      <w:bookmarkStart w:id="80" w:name="_Toc15200"/>
      <w:bookmarkStart w:id="81" w:name="_Toc22486"/>
      <w:bookmarkStart w:id="82" w:name="_Toc19000"/>
      <w:bookmarkStart w:id="83" w:name="_Toc25773"/>
      <w:bookmarkStart w:id="84" w:name="_Toc11242"/>
      <w:r>
        <w:rPr>
          <w:rFonts w:hint="eastAsia"/>
          <w:b/>
          <w:sz w:val="28"/>
          <w:szCs w:val="30"/>
          <w:shd w:val="clear" w:color="auto" w:fill="FFFFFF"/>
        </w:rPr>
        <w:t xml:space="preserve">1.2 </w:t>
      </w:r>
      <w:r>
        <w:rPr>
          <w:rFonts w:hint="eastAsia"/>
          <w:b/>
          <w:sz w:val="28"/>
          <w:szCs w:val="30"/>
          <w:shd w:val="clear" w:color="auto" w:fill="FFFFFF"/>
        </w:rPr>
        <w:t>标题</w:t>
      </w:r>
      <w:bookmarkEnd w:id="78"/>
      <w:bookmarkEnd w:id="79"/>
      <w:bookmarkEnd w:id="80"/>
      <w:bookmarkEnd w:id="81"/>
      <w:bookmarkEnd w:id="82"/>
      <w:bookmarkEnd w:id="83"/>
      <w:bookmarkEnd w:id="84"/>
    </w:p>
    <w:p w14:paraId="2AAE726B" w14:textId="77777777" w:rsidR="003339B6" w:rsidRDefault="00000000">
      <w:pPr>
        <w:spacing w:line="400" w:lineRule="exact"/>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25E1F23F" w14:textId="77777777" w:rsidR="003339B6" w:rsidRDefault="00000000">
      <w:pPr>
        <w:spacing w:before="480" w:after="120" w:line="400" w:lineRule="exact"/>
        <w:outlineLvl w:val="1"/>
        <w:rPr>
          <w:b/>
          <w:sz w:val="28"/>
          <w:szCs w:val="30"/>
          <w:shd w:val="clear" w:color="auto" w:fill="FFFFFF"/>
        </w:rPr>
      </w:pPr>
      <w:bookmarkStart w:id="85" w:name="_Toc18346"/>
      <w:bookmarkStart w:id="86" w:name="_Toc7083"/>
      <w:bookmarkStart w:id="87" w:name="_Toc21587"/>
      <w:bookmarkStart w:id="88" w:name="_Toc5981"/>
      <w:bookmarkStart w:id="89" w:name="_Toc18235"/>
      <w:bookmarkStart w:id="90" w:name="_Toc31616"/>
      <w:bookmarkStart w:id="91" w:name="_Toc14822"/>
      <w:r>
        <w:rPr>
          <w:rFonts w:hint="eastAsia"/>
          <w:b/>
          <w:sz w:val="28"/>
          <w:szCs w:val="30"/>
          <w:shd w:val="clear" w:color="auto" w:fill="FFFFFF"/>
        </w:rPr>
        <w:t xml:space="preserve">1.3 </w:t>
      </w:r>
      <w:r>
        <w:rPr>
          <w:rFonts w:hint="eastAsia"/>
          <w:b/>
          <w:sz w:val="28"/>
          <w:szCs w:val="30"/>
          <w:shd w:val="clear" w:color="auto" w:fill="FFFFFF"/>
        </w:rPr>
        <w:t>标题</w:t>
      </w:r>
      <w:bookmarkEnd w:id="85"/>
      <w:bookmarkEnd w:id="86"/>
      <w:bookmarkEnd w:id="87"/>
      <w:bookmarkEnd w:id="88"/>
      <w:bookmarkEnd w:id="89"/>
      <w:bookmarkEnd w:id="90"/>
      <w:bookmarkEnd w:id="91"/>
    </w:p>
    <w:p w14:paraId="68684400" w14:textId="77777777" w:rsidR="003339B6" w:rsidRDefault="00000000">
      <w:pPr>
        <w:spacing w:line="400" w:lineRule="exact"/>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正文文字</w:t>
      </w:r>
      <w:bookmarkStart w:id="92" w:name="_Toc31793_WPSOffice_Level1"/>
      <w:bookmarkStart w:id="93" w:name="_Toc25724"/>
      <w:bookmarkStart w:id="94" w:name="_Toc24015"/>
      <w:bookmarkStart w:id="95" w:name="_Toc11902"/>
      <w:bookmarkStart w:id="96" w:name="_Toc20330"/>
      <w:bookmarkStart w:id="97" w:name="_Toc15054"/>
      <w:r>
        <w:rPr>
          <w:rFonts w:hint="eastAsia"/>
          <w:sz w:val="24"/>
        </w:rPr>
        <w:t>.</w:t>
      </w:r>
    </w:p>
    <w:p w14:paraId="452F7F8F" w14:textId="77777777" w:rsidR="003339B6" w:rsidRDefault="00000000">
      <w:pPr>
        <w:spacing w:before="240" w:after="120"/>
        <w:jc w:val="center"/>
        <w:rPr>
          <w:b/>
        </w:rPr>
      </w:pPr>
      <w:r>
        <w:rPr>
          <w:rFonts w:hint="eastAsia"/>
          <w:b/>
        </w:rPr>
        <w:t>表</w:t>
      </w:r>
      <w:r>
        <w:rPr>
          <w:rFonts w:hint="eastAsia"/>
          <w:b/>
        </w:rPr>
        <w:t xml:space="preserve">1-2 </w:t>
      </w:r>
      <w:r>
        <w:rPr>
          <w:rFonts w:hint="eastAsia"/>
          <w:b/>
        </w:rPr>
        <w:t>表名</w:t>
      </w:r>
    </w:p>
    <w:tbl>
      <w:tblPr>
        <w:tblW w:w="7740" w:type="dxa"/>
        <w:jc w:val="center"/>
        <w:tblBorders>
          <w:top w:val="single" w:sz="12" w:space="0" w:color="auto"/>
          <w:bottom w:val="single" w:sz="12" w:space="0" w:color="auto"/>
        </w:tblBorders>
        <w:tblLayout w:type="fixed"/>
        <w:tblLook w:val="04A0" w:firstRow="1" w:lastRow="0" w:firstColumn="1" w:lastColumn="0" w:noHBand="0" w:noVBand="1"/>
      </w:tblPr>
      <w:tblGrid>
        <w:gridCol w:w="1548"/>
        <w:gridCol w:w="1548"/>
        <w:gridCol w:w="1548"/>
        <w:gridCol w:w="1548"/>
        <w:gridCol w:w="1548"/>
      </w:tblGrid>
      <w:tr w:rsidR="003339B6" w14:paraId="419B9723" w14:textId="77777777">
        <w:trPr>
          <w:jc w:val="center"/>
        </w:trPr>
        <w:tc>
          <w:tcPr>
            <w:tcW w:w="1548" w:type="dxa"/>
            <w:tcBorders>
              <w:bottom w:val="single" w:sz="12" w:space="0" w:color="auto"/>
            </w:tcBorders>
          </w:tcPr>
          <w:p w14:paraId="4437DB15" w14:textId="77777777" w:rsidR="003339B6" w:rsidRDefault="00000000">
            <w:r>
              <w:rPr>
                <w:rFonts w:hint="eastAsia"/>
              </w:rPr>
              <w:t>编号</w:t>
            </w:r>
          </w:p>
        </w:tc>
        <w:tc>
          <w:tcPr>
            <w:tcW w:w="1548" w:type="dxa"/>
            <w:tcBorders>
              <w:bottom w:val="single" w:sz="12" w:space="0" w:color="auto"/>
            </w:tcBorders>
          </w:tcPr>
          <w:p w14:paraId="75C60FBB" w14:textId="77777777" w:rsidR="003339B6" w:rsidRDefault="00000000">
            <w:r>
              <w:rPr>
                <w:rFonts w:hint="eastAsia"/>
              </w:rPr>
              <w:t>长</w:t>
            </w:r>
          </w:p>
        </w:tc>
        <w:tc>
          <w:tcPr>
            <w:tcW w:w="1548" w:type="dxa"/>
            <w:tcBorders>
              <w:bottom w:val="single" w:sz="12" w:space="0" w:color="auto"/>
            </w:tcBorders>
          </w:tcPr>
          <w:p w14:paraId="181AD9B1" w14:textId="77777777" w:rsidR="003339B6" w:rsidRDefault="00000000">
            <w:r>
              <w:rPr>
                <w:rFonts w:hint="eastAsia"/>
              </w:rPr>
              <w:t>宽</w:t>
            </w:r>
          </w:p>
        </w:tc>
        <w:tc>
          <w:tcPr>
            <w:tcW w:w="1548" w:type="dxa"/>
            <w:tcBorders>
              <w:bottom w:val="single" w:sz="12" w:space="0" w:color="auto"/>
            </w:tcBorders>
          </w:tcPr>
          <w:p w14:paraId="51D483BC" w14:textId="77777777" w:rsidR="003339B6" w:rsidRDefault="00000000">
            <w:r>
              <w:rPr>
                <w:rFonts w:hint="eastAsia"/>
              </w:rPr>
              <w:t>高</w:t>
            </w:r>
          </w:p>
        </w:tc>
        <w:tc>
          <w:tcPr>
            <w:tcW w:w="1548" w:type="dxa"/>
            <w:tcBorders>
              <w:bottom w:val="single" w:sz="12" w:space="0" w:color="auto"/>
            </w:tcBorders>
          </w:tcPr>
          <w:p w14:paraId="31D8949B" w14:textId="77777777" w:rsidR="003339B6" w:rsidRDefault="00000000">
            <w:r>
              <w:rPr>
                <w:rFonts w:hint="eastAsia"/>
              </w:rPr>
              <w:t>检测结果</w:t>
            </w:r>
          </w:p>
        </w:tc>
      </w:tr>
      <w:tr w:rsidR="003339B6" w14:paraId="43E6C688" w14:textId="77777777">
        <w:trPr>
          <w:jc w:val="center"/>
        </w:trPr>
        <w:tc>
          <w:tcPr>
            <w:tcW w:w="1548" w:type="dxa"/>
            <w:tcBorders>
              <w:top w:val="single" w:sz="12" w:space="0" w:color="auto"/>
            </w:tcBorders>
          </w:tcPr>
          <w:p w14:paraId="383A1FDB" w14:textId="77777777" w:rsidR="003339B6" w:rsidRDefault="00000000">
            <w:r>
              <w:rPr>
                <w:rFonts w:hint="eastAsia"/>
              </w:rPr>
              <w:t>10001</w:t>
            </w:r>
          </w:p>
        </w:tc>
        <w:tc>
          <w:tcPr>
            <w:tcW w:w="1548" w:type="dxa"/>
            <w:tcBorders>
              <w:top w:val="single" w:sz="12" w:space="0" w:color="auto"/>
            </w:tcBorders>
          </w:tcPr>
          <w:p w14:paraId="59D77E25" w14:textId="77777777" w:rsidR="003339B6" w:rsidRDefault="00000000">
            <w:r>
              <w:rPr>
                <w:rFonts w:hint="eastAsia"/>
              </w:rPr>
              <w:t>104</w:t>
            </w:r>
          </w:p>
        </w:tc>
        <w:tc>
          <w:tcPr>
            <w:tcW w:w="1548" w:type="dxa"/>
            <w:tcBorders>
              <w:top w:val="single" w:sz="12" w:space="0" w:color="auto"/>
            </w:tcBorders>
          </w:tcPr>
          <w:p w14:paraId="3D0BE303" w14:textId="77777777" w:rsidR="003339B6" w:rsidRDefault="00000000">
            <w:r>
              <w:rPr>
                <w:rFonts w:hint="eastAsia"/>
              </w:rPr>
              <w:t>98</w:t>
            </w:r>
          </w:p>
        </w:tc>
        <w:tc>
          <w:tcPr>
            <w:tcW w:w="1548" w:type="dxa"/>
            <w:tcBorders>
              <w:top w:val="single" w:sz="12" w:space="0" w:color="auto"/>
            </w:tcBorders>
          </w:tcPr>
          <w:p w14:paraId="54F64381" w14:textId="77777777" w:rsidR="003339B6" w:rsidRDefault="00000000">
            <w:r>
              <w:rPr>
                <w:rFonts w:hint="eastAsia"/>
              </w:rPr>
              <w:t>103</w:t>
            </w:r>
          </w:p>
        </w:tc>
        <w:tc>
          <w:tcPr>
            <w:tcW w:w="1548" w:type="dxa"/>
            <w:tcBorders>
              <w:top w:val="single" w:sz="12" w:space="0" w:color="auto"/>
            </w:tcBorders>
          </w:tcPr>
          <w:p w14:paraId="0ED943F5" w14:textId="77777777" w:rsidR="003339B6" w:rsidRDefault="00000000">
            <w:r>
              <w:rPr>
                <w:rFonts w:hint="eastAsia"/>
              </w:rPr>
              <w:t>合格</w:t>
            </w:r>
          </w:p>
        </w:tc>
      </w:tr>
      <w:tr w:rsidR="003339B6" w14:paraId="6AA21FD7" w14:textId="77777777">
        <w:trPr>
          <w:jc w:val="center"/>
        </w:trPr>
        <w:tc>
          <w:tcPr>
            <w:tcW w:w="1548" w:type="dxa"/>
          </w:tcPr>
          <w:p w14:paraId="7C676093" w14:textId="77777777" w:rsidR="003339B6" w:rsidRDefault="00000000">
            <w:r>
              <w:rPr>
                <w:rFonts w:hint="eastAsia"/>
              </w:rPr>
              <w:t>10002</w:t>
            </w:r>
          </w:p>
        </w:tc>
        <w:tc>
          <w:tcPr>
            <w:tcW w:w="1548" w:type="dxa"/>
          </w:tcPr>
          <w:p w14:paraId="74592119" w14:textId="77777777" w:rsidR="003339B6" w:rsidRDefault="00000000">
            <w:r>
              <w:rPr>
                <w:rFonts w:hint="eastAsia"/>
              </w:rPr>
              <w:t>103</w:t>
            </w:r>
          </w:p>
        </w:tc>
        <w:tc>
          <w:tcPr>
            <w:tcW w:w="1548" w:type="dxa"/>
          </w:tcPr>
          <w:p w14:paraId="070EE4DC" w14:textId="77777777" w:rsidR="003339B6" w:rsidRDefault="00000000">
            <w:r>
              <w:rPr>
                <w:rFonts w:hint="eastAsia"/>
              </w:rPr>
              <w:t>105</w:t>
            </w:r>
          </w:p>
        </w:tc>
        <w:tc>
          <w:tcPr>
            <w:tcW w:w="1548" w:type="dxa"/>
          </w:tcPr>
          <w:p w14:paraId="429BD5F9" w14:textId="77777777" w:rsidR="003339B6" w:rsidRDefault="00000000">
            <w:r>
              <w:rPr>
                <w:rFonts w:hint="eastAsia"/>
              </w:rPr>
              <w:t>97</w:t>
            </w:r>
          </w:p>
        </w:tc>
        <w:tc>
          <w:tcPr>
            <w:tcW w:w="1548" w:type="dxa"/>
          </w:tcPr>
          <w:p w14:paraId="3AEE6749" w14:textId="77777777" w:rsidR="003339B6" w:rsidRDefault="00000000">
            <w:r>
              <w:rPr>
                <w:rFonts w:hint="eastAsia"/>
              </w:rPr>
              <w:t>合格</w:t>
            </w:r>
          </w:p>
        </w:tc>
      </w:tr>
      <w:tr w:rsidR="003339B6" w14:paraId="1ABBE89F" w14:textId="77777777">
        <w:trPr>
          <w:jc w:val="center"/>
        </w:trPr>
        <w:tc>
          <w:tcPr>
            <w:tcW w:w="1548" w:type="dxa"/>
          </w:tcPr>
          <w:p w14:paraId="0FE8CBA4" w14:textId="77777777" w:rsidR="003339B6" w:rsidRDefault="00000000">
            <w:r>
              <w:rPr>
                <w:rFonts w:hint="eastAsia"/>
              </w:rPr>
              <w:t>10003</w:t>
            </w:r>
          </w:p>
        </w:tc>
        <w:tc>
          <w:tcPr>
            <w:tcW w:w="1548" w:type="dxa"/>
          </w:tcPr>
          <w:p w14:paraId="3ACC40B9" w14:textId="77777777" w:rsidR="003339B6" w:rsidRDefault="00000000">
            <w:r>
              <w:rPr>
                <w:rFonts w:hint="eastAsia"/>
              </w:rPr>
              <w:t>101</w:t>
            </w:r>
          </w:p>
        </w:tc>
        <w:tc>
          <w:tcPr>
            <w:tcW w:w="1548" w:type="dxa"/>
          </w:tcPr>
          <w:p w14:paraId="3E7D1730" w14:textId="77777777" w:rsidR="003339B6" w:rsidRDefault="00000000">
            <w:r>
              <w:rPr>
                <w:rFonts w:hint="eastAsia"/>
              </w:rPr>
              <w:t>97</w:t>
            </w:r>
          </w:p>
        </w:tc>
        <w:tc>
          <w:tcPr>
            <w:tcW w:w="1548" w:type="dxa"/>
          </w:tcPr>
          <w:p w14:paraId="7B781672" w14:textId="77777777" w:rsidR="003339B6" w:rsidRDefault="00000000">
            <w:r>
              <w:rPr>
                <w:rFonts w:hint="eastAsia"/>
              </w:rPr>
              <w:t>94</w:t>
            </w:r>
          </w:p>
        </w:tc>
        <w:tc>
          <w:tcPr>
            <w:tcW w:w="1548" w:type="dxa"/>
          </w:tcPr>
          <w:p w14:paraId="2621F792" w14:textId="77777777" w:rsidR="003339B6" w:rsidRDefault="00000000">
            <w:r>
              <w:rPr>
                <w:rFonts w:hint="eastAsia"/>
              </w:rPr>
              <w:t>不合格</w:t>
            </w:r>
          </w:p>
        </w:tc>
      </w:tr>
      <w:tr w:rsidR="003339B6" w14:paraId="499544C0" w14:textId="77777777">
        <w:trPr>
          <w:jc w:val="center"/>
        </w:trPr>
        <w:tc>
          <w:tcPr>
            <w:tcW w:w="1548" w:type="dxa"/>
          </w:tcPr>
          <w:p w14:paraId="0BBBDE25" w14:textId="77777777" w:rsidR="003339B6" w:rsidRDefault="00000000">
            <w:r>
              <w:rPr>
                <w:rFonts w:hint="eastAsia"/>
              </w:rPr>
              <w:t>10004</w:t>
            </w:r>
          </w:p>
        </w:tc>
        <w:tc>
          <w:tcPr>
            <w:tcW w:w="1548" w:type="dxa"/>
          </w:tcPr>
          <w:p w14:paraId="02FB23DC" w14:textId="77777777" w:rsidR="003339B6" w:rsidRDefault="00000000">
            <w:r>
              <w:rPr>
                <w:rFonts w:hint="eastAsia"/>
              </w:rPr>
              <w:t>106</w:t>
            </w:r>
          </w:p>
        </w:tc>
        <w:tc>
          <w:tcPr>
            <w:tcW w:w="1548" w:type="dxa"/>
          </w:tcPr>
          <w:p w14:paraId="763973F0" w14:textId="77777777" w:rsidR="003339B6" w:rsidRDefault="00000000">
            <w:r>
              <w:rPr>
                <w:rFonts w:hint="eastAsia"/>
              </w:rPr>
              <w:t>101</w:t>
            </w:r>
          </w:p>
        </w:tc>
        <w:tc>
          <w:tcPr>
            <w:tcW w:w="1548" w:type="dxa"/>
          </w:tcPr>
          <w:p w14:paraId="13DA9BD1" w14:textId="77777777" w:rsidR="003339B6" w:rsidRDefault="00000000">
            <w:r>
              <w:rPr>
                <w:rFonts w:hint="eastAsia"/>
              </w:rPr>
              <w:t>106</w:t>
            </w:r>
          </w:p>
        </w:tc>
        <w:tc>
          <w:tcPr>
            <w:tcW w:w="1548" w:type="dxa"/>
          </w:tcPr>
          <w:p w14:paraId="25A492CD" w14:textId="77777777" w:rsidR="003339B6" w:rsidRDefault="00000000">
            <w:r>
              <w:rPr>
                <w:rFonts w:hint="eastAsia"/>
              </w:rPr>
              <w:t>不合格</w:t>
            </w:r>
          </w:p>
        </w:tc>
      </w:tr>
      <w:tr w:rsidR="003339B6" w14:paraId="3FE0F924" w14:textId="77777777">
        <w:trPr>
          <w:jc w:val="center"/>
        </w:trPr>
        <w:tc>
          <w:tcPr>
            <w:tcW w:w="1548" w:type="dxa"/>
          </w:tcPr>
          <w:p w14:paraId="26B4A20F" w14:textId="77777777" w:rsidR="003339B6" w:rsidRDefault="00000000">
            <w:r>
              <w:rPr>
                <w:rFonts w:hint="eastAsia"/>
              </w:rPr>
              <w:t>10005</w:t>
            </w:r>
          </w:p>
        </w:tc>
        <w:tc>
          <w:tcPr>
            <w:tcW w:w="1548" w:type="dxa"/>
          </w:tcPr>
          <w:p w14:paraId="674F2EF3" w14:textId="77777777" w:rsidR="003339B6" w:rsidRDefault="00000000">
            <w:r>
              <w:rPr>
                <w:rFonts w:hint="eastAsia"/>
              </w:rPr>
              <w:t>98</w:t>
            </w:r>
          </w:p>
        </w:tc>
        <w:tc>
          <w:tcPr>
            <w:tcW w:w="1548" w:type="dxa"/>
          </w:tcPr>
          <w:p w14:paraId="618C590D" w14:textId="77777777" w:rsidR="003339B6" w:rsidRDefault="00000000">
            <w:r>
              <w:rPr>
                <w:rFonts w:hint="eastAsia"/>
              </w:rPr>
              <w:t>99</w:t>
            </w:r>
          </w:p>
        </w:tc>
        <w:tc>
          <w:tcPr>
            <w:tcW w:w="1548" w:type="dxa"/>
          </w:tcPr>
          <w:p w14:paraId="5134A21F" w14:textId="77777777" w:rsidR="003339B6" w:rsidRDefault="00000000">
            <w:r>
              <w:rPr>
                <w:rFonts w:hint="eastAsia"/>
              </w:rPr>
              <w:t>104</w:t>
            </w:r>
          </w:p>
        </w:tc>
        <w:tc>
          <w:tcPr>
            <w:tcW w:w="1548" w:type="dxa"/>
          </w:tcPr>
          <w:p w14:paraId="05B95F16" w14:textId="77777777" w:rsidR="003339B6" w:rsidRDefault="00000000">
            <w:r>
              <w:rPr>
                <w:rFonts w:hint="eastAsia"/>
              </w:rPr>
              <w:t>合格</w:t>
            </w:r>
          </w:p>
        </w:tc>
      </w:tr>
      <w:tr w:rsidR="003339B6" w14:paraId="5C89408B" w14:textId="77777777">
        <w:trPr>
          <w:jc w:val="center"/>
        </w:trPr>
        <w:tc>
          <w:tcPr>
            <w:tcW w:w="1548" w:type="dxa"/>
          </w:tcPr>
          <w:p w14:paraId="5DE19AD0" w14:textId="77777777" w:rsidR="003339B6" w:rsidRDefault="00000000">
            <w:r>
              <w:rPr>
                <w:rFonts w:hint="eastAsia"/>
              </w:rPr>
              <w:t>10006</w:t>
            </w:r>
          </w:p>
        </w:tc>
        <w:tc>
          <w:tcPr>
            <w:tcW w:w="1548" w:type="dxa"/>
          </w:tcPr>
          <w:p w14:paraId="042D80BD" w14:textId="77777777" w:rsidR="003339B6" w:rsidRDefault="00000000">
            <w:r>
              <w:rPr>
                <w:rFonts w:hint="eastAsia"/>
              </w:rPr>
              <w:t>94</w:t>
            </w:r>
          </w:p>
        </w:tc>
        <w:tc>
          <w:tcPr>
            <w:tcW w:w="1548" w:type="dxa"/>
          </w:tcPr>
          <w:p w14:paraId="4DD7D271" w14:textId="77777777" w:rsidR="003339B6" w:rsidRDefault="00000000">
            <w:r>
              <w:rPr>
                <w:rFonts w:hint="eastAsia"/>
              </w:rPr>
              <w:t>102</w:t>
            </w:r>
          </w:p>
        </w:tc>
        <w:tc>
          <w:tcPr>
            <w:tcW w:w="1548" w:type="dxa"/>
          </w:tcPr>
          <w:p w14:paraId="7385D7A4" w14:textId="77777777" w:rsidR="003339B6" w:rsidRDefault="00000000">
            <w:r>
              <w:rPr>
                <w:rFonts w:hint="eastAsia"/>
              </w:rPr>
              <w:t>94</w:t>
            </w:r>
          </w:p>
        </w:tc>
        <w:tc>
          <w:tcPr>
            <w:tcW w:w="1548" w:type="dxa"/>
          </w:tcPr>
          <w:p w14:paraId="6B2119D7" w14:textId="77777777" w:rsidR="003339B6" w:rsidRDefault="00000000">
            <w:r>
              <w:rPr>
                <w:rFonts w:hint="eastAsia"/>
              </w:rPr>
              <w:t>不合格</w:t>
            </w:r>
          </w:p>
        </w:tc>
      </w:tr>
      <w:tr w:rsidR="003339B6" w14:paraId="01ECB39A" w14:textId="77777777">
        <w:trPr>
          <w:jc w:val="center"/>
        </w:trPr>
        <w:tc>
          <w:tcPr>
            <w:tcW w:w="1548" w:type="dxa"/>
          </w:tcPr>
          <w:p w14:paraId="7C1B9828" w14:textId="77777777" w:rsidR="003339B6" w:rsidRDefault="00000000">
            <w:r>
              <w:rPr>
                <w:rFonts w:hint="eastAsia"/>
              </w:rPr>
              <w:t>10007</w:t>
            </w:r>
          </w:p>
        </w:tc>
        <w:tc>
          <w:tcPr>
            <w:tcW w:w="1548" w:type="dxa"/>
          </w:tcPr>
          <w:p w14:paraId="1E89348C" w14:textId="77777777" w:rsidR="003339B6" w:rsidRDefault="00000000">
            <w:r>
              <w:rPr>
                <w:rFonts w:hint="eastAsia"/>
              </w:rPr>
              <w:t>106</w:t>
            </w:r>
          </w:p>
        </w:tc>
        <w:tc>
          <w:tcPr>
            <w:tcW w:w="1548" w:type="dxa"/>
          </w:tcPr>
          <w:p w14:paraId="70D44E8B" w14:textId="77777777" w:rsidR="003339B6" w:rsidRDefault="00000000">
            <w:r>
              <w:rPr>
                <w:rFonts w:hint="eastAsia"/>
              </w:rPr>
              <w:t>95</w:t>
            </w:r>
          </w:p>
        </w:tc>
        <w:tc>
          <w:tcPr>
            <w:tcW w:w="1548" w:type="dxa"/>
          </w:tcPr>
          <w:p w14:paraId="6DBBD86E" w14:textId="77777777" w:rsidR="003339B6" w:rsidRDefault="00000000">
            <w:r>
              <w:rPr>
                <w:rFonts w:hint="eastAsia"/>
              </w:rPr>
              <w:t>106</w:t>
            </w:r>
          </w:p>
        </w:tc>
        <w:tc>
          <w:tcPr>
            <w:tcW w:w="1548" w:type="dxa"/>
          </w:tcPr>
          <w:p w14:paraId="6C460399" w14:textId="77777777" w:rsidR="003339B6" w:rsidRDefault="00000000">
            <w:r>
              <w:rPr>
                <w:rFonts w:hint="eastAsia"/>
              </w:rPr>
              <w:t>不合格</w:t>
            </w:r>
          </w:p>
        </w:tc>
      </w:tr>
      <w:tr w:rsidR="003339B6" w14:paraId="165EB01B" w14:textId="77777777">
        <w:trPr>
          <w:jc w:val="center"/>
        </w:trPr>
        <w:tc>
          <w:tcPr>
            <w:tcW w:w="1548" w:type="dxa"/>
          </w:tcPr>
          <w:p w14:paraId="083EB8A7" w14:textId="77777777" w:rsidR="003339B6" w:rsidRDefault="00000000">
            <w:r>
              <w:rPr>
                <w:rFonts w:hint="eastAsia"/>
              </w:rPr>
              <w:t>10008</w:t>
            </w:r>
          </w:p>
        </w:tc>
        <w:tc>
          <w:tcPr>
            <w:tcW w:w="1548" w:type="dxa"/>
          </w:tcPr>
          <w:p w14:paraId="6169D7C4" w14:textId="77777777" w:rsidR="003339B6" w:rsidRDefault="00000000">
            <w:r>
              <w:rPr>
                <w:rFonts w:hint="eastAsia"/>
              </w:rPr>
              <w:t>102</w:t>
            </w:r>
          </w:p>
        </w:tc>
        <w:tc>
          <w:tcPr>
            <w:tcW w:w="1548" w:type="dxa"/>
          </w:tcPr>
          <w:p w14:paraId="59F25319" w14:textId="77777777" w:rsidR="003339B6" w:rsidRDefault="00000000">
            <w:r>
              <w:rPr>
                <w:rFonts w:hint="eastAsia"/>
              </w:rPr>
              <w:t>99</w:t>
            </w:r>
          </w:p>
        </w:tc>
        <w:tc>
          <w:tcPr>
            <w:tcW w:w="1548" w:type="dxa"/>
          </w:tcPr>
          <w:p w14:paraId="65A23090" w14:textId="77777777" w:rsidR="003339B6" w:rsidRDefault="00000000">
            <w:r>
              <w:rPr>
                <w:rFonts w:hint="eastAsia"/>
              </w:rPr>
              <w:t>106</w:t>
            </w:r>
          </w:p>
        </w:tc>
        <w:tc>
          <w:tcPr>
            <w:tcW w:w="1548" w:type="dxa"/>
          </w:tcPr>
          <w:p w14:paraId="49745F12" w14:textId="77777777" w:rsidR="003339B6" w:rsidRDefault="00000000">
            <w:r>
              <w:rPr>
                <w:rFonts w:hint="eastAsia"/>
              </w:rPr>
              <w:t>不合格</w:t>
            </w:r>
          </w:p>
        </w:tc>
      </w:tr>
    </w:tbl>
    <w:p w14:paraId="3D29F8DA" w14:textId="77777777" w:rsidR="003339B6" w:rsidRDefault="00000000">
      <w:pPr>
        <w:spacing w:before="240" w:after="120"/>
        <w:jc w:val="center"/>
        <w:rPr>
          <w:b/>
        </w:rPr>
      </w:pPr>
      <w:r>
        <w:rPr>
          <w:rFonts w:hint="eastAsia"/>
          <w:b/>
        </w:rPr>
        <w:t>续表</w:t>
      </w:r>
      <w:r>
        <w:rPr>
          <w:rFonts w:hint="eastAsia"/>
          <w:b/>
        </w:rPr>
        <w:t xml:space="preserve">1-2 </w:t>
      </w:r>
      <w:r>
        <w:rPr>
          <w:rFonts w:hint="eastAsia"/>
          <w:b/>
        </w:rPr>
        <w:t>表名</w:t>
      </w:r>
      <w:commentRangeStart w:id="98"/>
      <w:commentRangeEnd w:id="98"/>
      <w:r>
        <w:rPr>
          <w:rFonts w:hint="eastAsia"/>
          <w:b/>
        </w:rPr>
        <w:commentReference w:id="98"/>
      </w:r>
    </w:p>
    <w:tbl>
      <w:tblPr>
        <w:tblW w:w="7740" w:type="dxa"/>
        <w:jc w:val="center"/>
        <w:tblBorders>
          <w:top w:val="single" w:sz="12" w:space="0" w:color="auto"/>
          <w:bottom w:val="single" w:sz="12" w:space="0" w:color="auto"/>
        </w:tblBorders>
        <w:tblLayout w:type="fixed"/>
        <w:tblLook w:val="04A0" w:firstRow="1" w:lastRow="0" w:firstColumn="1" w:lastColumn="0" w:noHBand="0" w:noVBand="1"/>
      </w:tblPr>
      <w:tblGrid>
        <w:gridCol w:w="1548"/>
        <w:gridCol w:w="1548"/>
        <w:gridCol w:w="1548"/>
        <w:gridCol w:w="1548"/>
        <w:gridCol w:w="1548"/>
      </w:tblGrid>
      <w:tr w:rsidR="003339B6" w14:paraId="0FE1B368" w14:textId="77777777">
        <w:trPr>
          <w:jc w:val="center"/>
        </w:trPr>
        <w:tc>
          <w:tcPr>
            <w:tcW w:w="1548" w:type="dxa"/>
            <w:tcBorders>
              <w:bottom w:val="single" w:sz="12" w:space="0" w:color="auto"/>
            </w:tcBorders>
          </w:tcPr>
          <w:p w14:paraId="39C93356" w14:textId="77777777" w:rsidR="003339B6" w:rsidRDefault="00000000">
            <w:r>
              <w:rPr>
                <w:rFonts w:hint="eastAsia"/>
              </w:rPr>
              <w:t>编号</w:t>
            </w:r>
          </w:p>
        </w:tc>
        <w:tc>
          <w:tcPr>
            <w:tcW w:w="1548" w:type="dxa"/>
            <w:tcBorders>
              <w:bottom w:val="single" w:sz="12" w:space="0" w:color="auto"/>
            </w:tcBorders>
          </w:tcPr>
          <w:p w14:paraId="3B1759EE" w14:textId="77777777" w:rsidR="003339B6" w:rsidRDefault="00000000">
            <w:r>
              <w:rPr>
                <w:rFonts w:hint="eastAsia"/>
              </w:rPr>
              <w:t>长</w:t>
            </w:r>
          </w:p>
        </w:tc>
        <w:tc>
          <w:tcPr>
            <w:tcW w:w="1548" w:type="dxa"/>
            <w:tcBorders>
              <w:bottom w:val="single" w:sz="12" w:space="0" w:color="auto"/>
            </w:tcBorders>
          </w:tcPr>
          <w:p w14:paraId="3A264337" w14:textId="77777777" w:rsidR="003339B6" w:rsidRDefault="00000000">
            <w:r>
              <w:rPr>
                <w:rFonts w:hint="eastAsia"/>
              </w:rPr>
              <w:t>宽</w:t>
            </w:r>
          </w:p>
        </w:tc>
        <w:tc>
          <w:tcPr>
            <w:tcW w:w="1548" w:type="dxa"/>
            <w:tcBorders>
              <w:bottom w:val="single" w:sz="12" w:space="0" w:color="auto"/>
            </w:tcBorders>
          </w:tcPr>
          <w:p w14:paraId="58B8D3F9" w14:textId="77777777" w:rsidR="003339B6" w:rsidRDefault="00000000">
            <w:r>
              <w:rPr>
                <w:rFonts w:hint="eastAsia"/>
              </w:rPr>
              <w:t>高</w:t>
            </w:r>
          </w:p>
        </w:tc>
        <w:tc>
          <w:tcPr>
            <w:tcW w:w="1548" w:type="dxa"/>
            <w:tcBorders>
              <w:bottom w:val="single" w:sz="12" w:space="0" w:color="auto"/>
            </w:tcBorders>
          </w:tcPr>
          <w:p w14:paraId="407F6804" w14:textId="77777777" w:rsidR="003339B6" w:rsidRDefault="00000000">
            <w:r>
              <w:rPr>
                <w:rFonts w:hint="eastAsia"/>
              </w:rPr>
              <w:t>检测结果</w:t>
            </w:r>
          </w:p>
        </w:tc>
      </w:tr>
      <w:tr w:rsidR="003339B6" w14:paraId="42D9E171" w14:textId="77777777">
        <w:trPr>
          <w:jc w:val="center"/>
        </w:trPr>
        <w:tc>
          <w:tcPr>
            <w:tcW w:w="1548" w:type="dxa"/>
            <w:tcBorders>
              <w:top w:val="single" w:sz="12" w:space="0" w:color="auto"/>
            </w:tcBorders>
          </w:tcPr>
          <w:p w14:paraId="5CAE0FFC" w14:textId="77777777" w:rsidR="003339B6" w:rsidRDefault="00000000">
            <w:r>
              <w:rPr>
                <w:rFonts w:hint="eastAsia"/>
              </w:rPr>
              <w:t>10009</w:t>
            </w:r>
          </w:p>
        </w:tc>
        <w:tc>
          <w:tcPr>
            <w:tcW w:w="1548" w:type="dxa"/>
            <w:tcBorders>
              <w:top w:val="single" w:sz="12" w:space="0" w:color="auto"/>
            </w:tcBorders>
          </w:tcPr>
          <w:p w14:paraId="559F3037" w14:textId="77777777" w:rsidR="003339B6" w:rsidRDefault="00000000">
            <w:r>
              <w:rPr>
                <w:rFonts w:hint="eastAsia"/>
              </w:rPr>
              <w:t>99</w:t>
            </w:r>
          </w:p>
        </w:tc>
        <w:tc>
          <w:tcPr>
            <w:tcW w:w="1548" w:type="dxa"/>
            <w:tcBorders>
              <w:top w:val="single" w:sz="12" w:space="0" w:color="auto"/>
            </w:tcBorders>
          </w:tcPr>
          <w:p w14:paraId="54CEB461" w14:textId="77777777" w:rsidR="003339B6" w:rsidRDefault="00000000">
            <w:r>
              <w:rPr>
                <w:rFonts w:hint="eastAsia"/>
              </w:rPr>
              <w:t>98</w:t>
            </w:r>
          </w:p>
        </w:tc>
        <w:tc>
          <w:tcPr>
            <w:tcW w:w="1548" w:type="dxa"/>
            <w:tcBorders>
              <w:top w:val="single" w:sz="12" w:space="0" w:color="auto"/>
            </w:tcBorders>
          </w:tcPr>
          <w:p w14:paraId="0EEBF225" w14:textId="77777777" w:rsidR="003339B6" w:rsidRDefault="00000000">
            <w:r>
              <w:rPr>
                <w:rFonts w:hint="eastAsia"/>
              </w:rPr>
              <w:t>98</w:t>
            </w:r>
          </w:p>
        </w:tc>
        <w:tc>
          <w:tcPr>
            <w:tcW w:w="1548" w:type="dxa"/>
            <w:tcBorders>
              <w:top w:val="single" w:sz="12" w:space="0" w:color="auto"/>
            </w:tcBorders>
          </w:tcPr>
          <w:p w14:paraId="272CF36A" w14:textId="77777777" w:rsidR="003339B6" w:rsidRDefault="00000000">
            <w:r>
              <w:rPr>
                <w:rFonts w:hint="eastAsia"/>
              </w:rPr>
              <w:t>合格</w:t>
            </w:r>
          </w:p>
        </w:tc>
      </w:tr>
      <w:tr w:rsidR="003339B6" w14:paraId="20F458FC" w14:textId="77777777">
        <w:trPr>
          <w:jc w:val="center"/>
        </w:trPr>
        <w:tc>
          <w:tcPr>
            <w:tcW w:w="1548" w:type="dxa"/>
          </w:tcPr>
          <w:p w14:paraId="71F02B66" w14:textId="77777777" w:rsidR="003339B6" w:rsidRDefault="00000000">
            <w:r>
              <w:rPr>
                <w:rFonts w:hint="eastAsia"/>
              </w:rPr>
              <w:t>10010</w:t>
            </w:r>
          </w:p>
        </w:tc>
        <w:tc>
          <w:tcPr>
            <w:tcW w:w="1548" w:type="dxa"/>
          </w:tcPr>
          <w:p w14:paraId="088A882B" w14:textId="77777777" w:rsidR="003339B6" w:rsidRDefault="00000000">
            <w:r>
              <w:rPr>
                <w:rFonts w:hint="eastAsia"/>
              </w:rPr>
              <w:t>101</w:t>
            </w:r>
          </w:p>
        </w:tc>
        <w:tc>
          <w:tcPr>
            <w:tcW w:w="1548" w:type="dxa"/>
          </w:tcPr>
          <w:p w14:paraId="5482A78B" w14:textId="77777777" w:rsidR="003339B6" w:rsidRDefault="00000000">
            <w:r>
              <w:rPr>
                <w:rFonts w:hint="eastAsia"/>
              </w:rPr>
              <w:t>97</w:t>
            </w:r>
          </w:p>
        </w:tc>
        <w:tc>
          <w:tcPr>
            <w:tcW w:w="1548" w:type="dxa"/>
          </w:tcPr>
          <w:p w14:paraId="2F9E2EC4" w14:textId="77777777" w:rsidR="003339B6" w:rsidRDefault="00000000">
            <w:r>
              <w:rPr>
                <w:rFonts w:hint="eastAsia"/>
              </w:rPr>
              <w:t>94</w:t>
            </w:r>
          </w:p>
        </w:tc>
        <w:tc>
          <w:tcPr>
            <w:tcW w:w="1548" w:type="dxa"/>
          </w:tcPr>
          <w:p w14:paraId="0CFEC205" w14:textId="77777777" w:rsidR="003339B6" w:rsidRDefault="00000000">
            <w:r>
              <w:rPr>
                <w:rFonts w:hint="eastAsia"/>
              </w:rPr>
              <w:t>不合格</w:t>
            </w:r>
          </w:p>
        </w:tc>
      </w:tr>
      <w:tr w:rsidR="003339B6" w14:paraId="5790A9CD" w14:textId="77777777">
        <w:trPr>
          <w:jc w:val="center"/>
        </w:trPr>
        <w:tc>
          <w:tcPr>
            <w:tcW w:w="1548" w:type="dxa"/>
          </w:tcPr>
          <w:p w14:paraId="175D0946" w14:textId="77777777" w:rsidR="003339B6" w:rsidRDefault="00000000">
            <w:r>
              <w:rPr>
                <w:rFonts w:hint="eastAsia"/>
              </w:rPr>
              <w:t>10011</w:t>
            </w:r>
          </w:p>
        </w:tc>
        <w:tc>
          <w:tcPr>
            <w:tcW w:w="1548" w:type="dxa"/>
          </w:tcPr>
          <w:p w14:paraId="474627A2" w14:textId="77777777" w:rsidR="003339B6" w:rsidRDefault="00000000">
            <w:r>
              <w:rPr>
                <w:rFonts w:hint="eastAsia"/>
              </w:rPr>
              <w:t>106</w:t>
            </w:r>
          </w:p>
        </w:tc>
        <w:tc>
          <w:tcPr>
            <w:tcW w:w="1548" w:type="dxa"/>
          </w:tcPr>
          <w:p w14:paraId="5000DE33" w14:textId="77777777" w:rsidR="003339B6" w:rsidRDefault="00000000">
            <w:r>
              <w:rPr>
                <w:rFonts w:hint="eastAsia"/>
              </w:rPr>
              <w:t>101</w:t>
            </w:r>
          </w:p>
        </w:tc>
        <w:tc>
          <w:tcPr>
            <w:tcW w:w="1548" w:type="dxa"/>
          </w:tcPr>
          <w:p w14:paraId="7C2F2C36" w14:textId="77777777" w:rsidR="003339B6" w:rsidRDefault="00000000">
            <w:r>
              <w:rPr>
                <w:rFonts w:hint="eastAsia"/>
              </w:rPr>
              <w:t>106</w:t>
            </w:r>
          </w:p>
        </w:tc>
        <w:tc>
          <w:tcPr>
            <w:tcW w:w="1548" w:type="dxa"/>
          </w:tcPr>
          <w:p w14:paraId="50E49583" w14:textId="77777777" w:rsidR="003339B6" w:rsidRDefault="00000000">
            <w:r>
              <w:rPr>
                <w:rFonts w:hint="eastAsia"/>
              </w:rPr>
              <w:t>不合格</w:t>
            </w:r>
          </w:p>
        </w:tc>
      </w:tr>
      <w:tr w:rsidR="003339B6" w14:paraId="07C6C147" w14:textId="77777777">
        <w:trPr>
          <w:jc w:val="center"/>
        </w:trPr>
        <w:tc>
          <w:tcPr>
            <w:tcW w:w="1548" w:type="dxa"/>
          </w:tcPr>
          <w:p w14:paraId="5B332565" w14:textId="77777777" w:rsidR="003339B6" w:rsidRDefault="00000000">
            <w:r>
              <w:rPr>
                <w:rFonts w:hint="eastAsia"/>
              </w:rPr>
              <w:t>10012</w:t>
            </w:r>
          </w:p>
        </w:tc>
        <w:tc>
          <w:tcPr>
            <w:tcW w:w="1548" w:type="dxa"/>
          </w:tcPr>
          <w:p w14:paraId="63E0242C" w14:textId="77777777" w:rsidR="003339B6" w:rsidRDefault="00000000">
            <w:r>
              <w:rPr>
                <w:rFonts w:hint="eastAsia"/>
              </w:rPr>
              <w:t>98</w:t>
            </w:r>
          </w:p>
        </w:tc>
        <w:tc>
          <w:tcPr>
            <w:tcW w:w="1548" w:type="dxa"/>
          </w:tcPr>
          <w:p w14:paraId="0B2284F6" w14:textId="77777777" w:rsidR="003339B6" w:rsidRDefault="00000000">
            <w:r>
              <w:rPr>
                <w:rFonts w:hint="eastAsia"/>
              </w:rPr>
              <w:t>99</w:t>
            </w:r>
          </w:p>
        </w:tc>
        <w:tc>
          <w:tcPr>
            <w:tcW w:w="1548" w:type="dxa"/>
          </w:tcPr>
          <w:p w14:paraId="1D3CAFD3" w14:textId="77777777" w:rsidR="003339B6" w:rsidRDefault="00000000">
            <w:r>
              <w:rPr>
                <w:rFonts w:hint="eastAsia"/>
              </w:rPr>
              <w:t>104</w:t>
            </w:r>
          </w:p>
        </w:tc>
        <w:tc>
          <w:tcPr>
            <w:tcW w:w="1548" w:type="dxa"/>
          </w:tcPr>
          <w:p w14:paraId="6342F7DA" w14:textId="77777777" w:rsidR="003339B6" w:rsidRDefault="00000000">
            <w:r>
              <w:rPr>
                <w:rFonts w:hint="eastAsia"/>
              </w:rPr>
              <w:t>合格</w:t>
            </w:r>
          </w:p>
        </w:tc>
      </w:tr>
      <w:tr w:rsidR="003339B6" w14:paraId="12E592F2" w14:textId="77777777">
        <w:trPr>
          <w:jc w:val="center"/>
        </w:trPr>
        <w:tc>
          <w:tcPr>
            <w:tcW w:w="1548" w:type="dxa"/>
          </w:tcPr>
          <w:p w14:paraId="1E2B046A" w14:textId="77777777" w:rsidR="003339B6" w:rsidRDefault="00000000">
            <w:r>
              <w:rPr>
                <w:rFonts w:hint="eastAsia"/>
              </w:rPr>
              <w:t>10013</w:t>
            </w:r>
          </w:p>
        </w:tc>
        <w:tc>
          <w:tcPr>
            <w:tcW w:w="1548" w:type="dxa"/>
          </w:tcPr>
          <w:p w14:paraId="45F1CBDF" w14:textId="77777777" w:rsidR="003339B6" w:rsidRDefault="00000000">
            <w:r>
              <w:rPr>
                <w:rFonts w:hint="eastAsia"/>
              </w:rPr>
              <w:t>94</w:t>
            </w:r>
          </w:p>
        </w:tc>
        <w:tc>
          <w:tcPr>
            <w:tcW w:w="1548" w:type="dxa"/>
          </w:tcPr>
          <w:p w14:paraId="7613889E" w14:textId="77777777" w:rsidR="003339B6" w:rsidRDefault="00000000">
            <w:r>
              <w:rPr>
                <w:rFonts w:hint="eastAsia"/>
              </w:rPr>
              <w:t>102</w:t>
            </w:r>
          </w:p>
        </w:tc>
        <w:tc>
          <w:tcPr>
            <w:tcW w:w="1548" w:type="dxa"/>
          </w:tcPr>
          <w:p w14:paraId="65CB6179" w14:textId="77777777" w:rsidR="003339B6" w:rsidRDefault="00000000">
            <w:r>
              <w:rPr>
                <w:rFonts w:hint="eastAsia"/>
              </w:rPr>
              <w:t>94</w:t>
            </w:r>
          </w:p>
        </w:tc>
        <w:tc>
          <w:tcPr>
            <w:tcW w:w="1548" w:type="dxa"/>
          </w:tcPr>
          <w:p w14:paraId="44EDE715" w14:textId="77777777" w:rsidR="003339B6" w:rsidRDefault="00000000">
            <w:r>
              <w:rPr>
                <w:rFonts w:hint="eastAsia"/>
              </w:rPr>
              <w:t>不合格</w:t>
            </w:r>
          </w:p>
        </w:tc>
      </w:tr>
      <w:tr w:rsidR="003339B6" w14:paraId="2542B9F3" w14:textId="77777777">
        <w:trPr>
          <w:jc w:val="center"/>
        </w:trPr>
        <w:tc>
          <w:tcPr>
            <w:tcW w:w="1548" w:type="dxa"/>
          </w:tcPr>
          <w:p w14:paraId="54568E63" w14:textId="77777777" w:rsidR="003339B6" w:rsidRDefault="00000000">
            <w:r>
              <w:rPr>
                <w:rFonts w:hint="eastAsia"/>
              </w:rPr>
              <w:t>10014</w:t>
            </w:r>
          </w:p>
        </w:tc>
        <w:tc>
          <w:tcPr>
            <w:tcW w:w="1548" w:type="dxa"/>
          </w:tcPr>
          <w:p w14:paraId="4B83035B" w14:textId="77777777" w:rsidR="003339B6" w:rsidRDefault="00000000">
            <w:r>
              <w:rPr>
                <w:rFonts w:hint="eastAsia"/>
              </w:rPr>
              <w:t>106</w:t>
            </w:r>
          </w:p>
        </w:tc>
        <w:tc>
          <w:tcPr>
            <w:tcW w:w="1548" w:type="dxa"/>
          </w:tcPr>
          <w:p w14:paraId="0621E4AC" w14:textId="77777777" w:rsidR="003339B6" w:rsidRDefault="00000000">
            <w:r>
              <w:rPr>
                <w:rFonts w:hint="eastAsia"/>
              </w:rPr>
              <w:t>95</w:t>
            </w:r>
          </w:p>
        </w:tc>
        <w:tc>
          <w:tcPr>
            <w:tcW w:w="1548" w:type="dxa"/>
          </w:tcPr>
          <w:p w14:paraId="4678BEC8" w14:textId="77777777" w:rsidR="003339B6" w:rsidRDefault="00000000">
            <w:r>
              <w:rPr>
                <w:rFonts w:hint="eastAsia"/>
              </w:rPr>
              <w:t>106</w:t>
            </w:r>
          </w:p>
        </w:tc>
        <w:tc>
          <w:tcPr>
            <w:tcW w:w="1548" w:type="dxa"/>
          </w:tcPr>
          <w:p w14:paraId="32803D19" w14:textId="77777777" w:rsidR="003339B6" w:rsidRDefault="00000000">
            <w:r>
              <w:rPr>
                <w:rFonts w:hint="eastAsia"/>
              </w:rPr>
              <w:t>不合格</w:t>
            </w:r>
          </w:p>
        </w:tc>
      </w:tr>
      <w:tr w:rsidR="003339B6" w14:paraId="49B2F34B" w14:textId="77777777">
        <w:trPr>
          <w:jc w:val="center"/>
        </w:trPr>
        <w:tc>
          <w:tcPr>
            <w:tcW w:w="1548" w:type="dxa"/>
          </w:tcPr>
          <w:p w14:paraId="290EBD92" w14:textId="77777777" w:rsidR="003339B6" w:rsidRDefault="00000000">
            <w:r>
              <w:rPr>
                <w:rFonts w:hint="eastAsia"/>
              </w:rPr>
              <w:lastRenderedPageBreak/>
              <w:t>10015</w:t>
            </w:r>
          </w:p>
        </w:tc>
        <w:tc>
          <w:tcPr>
            <w:tcW w:w="1548" w:type="dxa"/>
          </w:tcPr>
          <w:p w14:paraId="2B8BBE72" w14:textId="77777777" w:rsidR="003339B6" w:rsidRDefault="00000000">
            <w:r>
              <w:rPr>
                <w:rFonts w:hint="eastAsia"/>
              </w:rPr>
              <w:t>102</w:t>
            </w:r>
          </w:p>
        </w:tc>
        <w:tc>
          <w:tcPr>
            <w:tcW w:w="1548" w:type="dxa"/>
          </w:tcPr>
          <w:p w14:paraId="6B2D3F08" w14:textId="77777777" w:rsidR="003339B6" w:rsidRDefault="00000000">
            <w:r>
              <w:rPr>
                <w:rFonts w:hint="eastAsia"/>
              </w:rPr>
              <w:t>99</w:t>
            </w:r>
          </w:p>
        </w:tc>
        <w:tc>
          <w:tcPr>
            <w:tcW w:w="1548" w:type="dxa"/>
          </w:tcPr>
          <w:p w14:paraId="3297C251" w14:textId="77777777" w:rsidR="003339B6" w:rsidRDefault="00000000">
            <w:r>
              <w:rPr>
                <w:rFonts w:hint="eastAsia"/>
              </w:rPr>
              <w:t>106</w:t>
            </w:r>
          </w:p>
        </w:tc>
        <w:tc>
          <w:tcPr>
            <w:tcW w:w="1548" w:type="dxa"/>
          </w:tcPr>
          <w:p w14:paraId="715266CC" w14:textId="77777777" w:rsidR="003339B6" w:rsidRDefault="00000000">
            <w:r>
              <w:rPr>
                <w:rFonts w:hint="eastAsia"/>
              </w:rPr>
              <w:t>不合格</w:t>
            </w:r>
          </w:p>
        </w:tc>
      </w:tr>
      <w:tr w:rsidR="003339B6" w14:paraId="007C2CA6" w14:textId="77777777">
        <w:trPr>
          <w:jc w:val="center"/>
        </w:trPr>
        <w:tc>
          <w:tcPr>
            <w:tcW w:w="1548" w:type="dxa"/>
          </w:tcPr>
          <w:p w14:paraId="08F0218A" w14:textId="77777777" w:rsidR="003339B6" w:rsidRDefault="00000000">
            <w:r>
              <w:rPr>
                <w:rFonts w:hint="eastAsia"/>
              </w:rPr>
              <w:t>10016</w:t>
            </w:r>
          </w:p>
        </w:tc>
        <w:tc>
          <w:tcPr>
            <w:tcW w:w="1548" w:type="dxa"/>
          </w:tcPr>
          <w:p w14:paraId="031735B3" w14:textId="77777777" w:rsidR="003339B6" w:rsidRDefault="00000000">
            <w:r>
              <w:rPr>
                <w:rFonts w:hint="eastAsia"/>
              </w:rPr>
              <w:t>99</w:t>
            </w:r>
          </w:p>
        </w:tc>
        <w:tc>
          <w:tcPr>
            <w:tcW w:w="1548" w:type="dxa"/>
          </w:tcPr>
          <w:p w14:paraId="6735735D" w14:textId="77777777" w:rsidR="003339B6" w:rsidRDefault="00000000">
            <w:r>
              <w:rPr>
                <w:rFonts w:hint="eastAsia"/>
              </w:rPr>
              <w:t>98</w:t>
            </w:r>
          </w:p>
        </w:tc>
        <w:tc>
          <w:tcPr>
            <w:tcW w:w="1548" w:type="dxa"/>
          </w:tcPr>
          <w:p w14:paraId="3C528858" w14:textId="77777777" w:rsidR="003339B6" w:rsidRDefault="00000000">
            <w:r>
              <w:rPr>
                <w:rFonts w:hint="eastAsia"/>
              </w:rPr>
              <w:t>98</w:t>
            </w:r>
          </w:p>
        </w:tc>
        <w:tc>
          <w:tcPr>
            <w:tcW w:w="1548" w:type="dxa"/>
          </w:tcPr>
          <w:p w14:paraId="53EC4665" w14:textId="77777777" w:rsidR="003339B6" w:rsidRDefault="00000000">
            <w:r>
              <w:rPr>
                <w:rFonts w:hint="eastAsia"/>
              </w:rPr>
              <w:t>合格</w:t>
            </w:r>
          </w:p>
        </w:tc>
      </w:tr>
    </w:tbl>
    <w:p w14:paraId="53CBF497" w14:textId="77777777" w:rsidR="003339B6" w:rsidRDefault="003339B6">
      <w:pPr>
        <w:spacing w:line="400" w:lineRule="exact"/>
        <w:ind w:firstLineChars="200" w:firstLine="480"/>
        <w:rPr>
          <w:sz w:val="24"/>
        </w:rPr>
      </w:pPr>
      <w:bookmarkStart w:id="99" w:name="_Toc17471"/>
    </w:p>
    <w:p w14:paraId="40228C96" w14:textId="77777777" w:rsidR="003339B6" w:rsidRDefault="00000000">
      <w:pPr>
        <w:spacing w:before="480" w:after="360" w:line="400" w:lineRule="exact"/>
        <w:outlineLvl w:val="0"/>
        <w:rPr>
          <w:b/>
          <w:bCs/>
          <w:color w:val="000000"/>
          <w:sz w:val="32"/>
          <w:szCs w:val="32"/>
          <w:shd w:val="clear" w:color="auto" w:fill="FFFFFF"/>
        </w:rPr>
      </w:pPr>
      <w:r>
        <w:rPr>
          <w:b/>
          <w:bCs/>
          <w:color w:val="000000"/>
          <w:sz w:val="32"/>
          <w:szCs w:val="32"/>
          <w:shd w:val="clear" w:color="auto" w:fill="FFFFFF"/>
        </w:rPr>
        <w:br w:type="page"/>
      </w:r>
      <w:bookmarkStart w:id="100" w:name="_Toc10754"/>
      <w:r>
        <w:rPr>
          <w:rFonts w:hint="eastAsia"/>
          <w:b/>
          <w:bCs/>
          <w:color w:val="000000"/>
          <w:sz w:val="32"/>
          <w:szCs w:val="32"/>
          <w:shd w:val="clear" w:color="auto" w:fill="FFFFFF"/>
        </w:rPr>
        <w:lastRenderedPageBreak/>
        <w:t xml:space="preserve">2 </w:t>
      </w:r>
      <w:commentRangeStart w:id="101"/>
      <w:r>
        <w:rPr>
          <w:rFonts w:hint="eastAsia"/>
          <w:b/>
          <w:bCs/>
          <w:color w:val="000000"/>
          <w:sz w:val="32"/>
          <w:szCs w:val="32"/>
          <w:shd w:val="clear" w:color="auto" w:fill="FFFFFF"/>
        </w:rPr>
        <w:t>标题</w:t>
      </w:r>
      <w:commentRangeEnd w:id="101"/>
      <w:r>
        <w:rPr>
          <w:b/>
          <w:bCs/>
          <w:color w:val="000000"/>
          <w:sz w:val="32"/>
          <w:szCs w:val="32"/>
          <w:shd w:val="clear" w:color="auto" w:fill="FFFFFF"/>
        </w:rPr>
        <w:commentReference w:id="101"/>
      </w:r>
      <w:bookmarkEnd w:id="92"/>
      <w:bookmarkEnd w:id="93"/>
      <w:bookmarkEnd w:id="94"/>
      <w:bookmarkEnd w:id="95"/>
      <w:bookmarkEnd w:id="96"/>
      <w:bookmarkEnd w:id="97"/>
      <w:bookmarkEnd w:id="99"/>
      <w:bookmarkEnd w:id="100"/>
    </w:p>
    <w:p w14:paraId="5493C805" w14:textId="77777777" w:rsidR="003339B6" w:rsidRDefault="00000000">
      <w:pPr>
        <w:spacing w:before="480" w:after="120" w:line="400" w:lineRule="exact"/>
        <w:outlineLvl w:val="1"/>
        <w:rPr>
          <w:b/>
          <w:sz w:val="28"/>
          <w:szCs w:val="30"/>
          <w:shd w:val="clear" w:color="auto" w:fill="FFFFFF"/>
        </w:rPr>
      </w:pPr>
      <w:bookmarkStart w:id="102" w:name="_Toc31651"/>
      <w:bookmarkStart w:id="103" w:name="_Toc4792"/>
      <w:bookmarkStart w:id="104" w:name="_Toc12151"/>
      <w:bookmarkStart w:id="105" w:name="_Toc32241"/>
      <w:bookmarkStart w:id="106" w:name="_Toc31925"/>
      <w:bookmarkStart w:id="107" w:name="_Toc4287"/>
      <w:bookmarkStart w:id="108" w:name="_Toc12161_WPSOffice_Level2"/>
      <w:bookmarkStart w:id="109" w:name="_Toc21601"/>
      <w:r>
        <w:rPr>
          <w:rFonts w:hint="eastAsia"/>
          <w:b/>
          <w:sz w:val="28"/>
          <w:szCs w:val="30"/>
          <w:shd w:val="clear" w:color="auto" w:fill="FFFFFF"/>
        </w:rPr>
        <w:t xml:space="preserve">2.1 </w:t>
      </w:r>
      <w:r>
        <w:rPr>
          <w:rFonts w:hint="eastAsia"/>
          <w:b/>
          <w:sz w:val="28"/>
          <w:szCs w:val="30"/>
          <w:shd w:val="clear" w:color="auto" w:fill="FFFFFF"/>
        </w:rPr>
        <w:t>标题</w:t>
      </w:r>
      <w:bookmarkEnd w:id="102"/>
      <w:bookmarkEnd w:id="103"/>
      <w:bookmarkEnd w:id="104"/>
      <w:bookmarkEnd w:id="105"/>
      <w:bookmarkEnd w:id="106"/>
      <w:bookmarkEnd w:id="107"/>
      <w:bookmarkEnd w:id="108"/>
      <w:bookmarkEnd w:id="109"/>
    </w:p>
    <w:p w14:paraId="1B6B0FA2" w14:textId="77777777" w:rsidR="003339B6" w:rsidRDefault="00000000">
      <w:pPr>
        <w:spacing w:line="400" w:lineRule="exact"/>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2E839182" w14:textId="77777777" w:rsidR="003339B6" w:rsidRDefault="00000000">
      <w:pPr>
        <w:spacing w:before="240" w:after="120" w:line="400" w:lineRule="exact"/>
        <w:outlineLvl w:val="2"/>
        <w:rPr>
          <w:b/>
          <w:bCs/>
          <w:sz w:val="24"/>
          <w:szCs w:val="28"/>
          <w:shd w:val="clear" w:color="auto" w:fill="FFFFFF"/>
        </w:rPr>
      </w:pPr>
      <w:bookmarkStart w:id="110" w:name="_Toc482"/>
      <w:bookmarkStart w:id="111" w:name="_Toc13828"/>
      <w:bookmarkStart w:id="112" w:name="_Toc20310"/>
      <w:bookmarkStart w:id="113" w:name="_Toc13536"/>
      <w:bookmarkStart w:id="114" w:name="_Toc16328"/>
      <w:bookmarkStart w:id="115" w:name="_Toc4211"/>
      <w:bookmarkStart w:id="116" w:name="_Toc12161_WPSOffice_Level3"/>
      <w:bookmarkStart w:id="117" w:name="_Toc21598"/>
      <w:r>
        <w:rPr>
          <w:rFonts w:hint="eastAsia"/>
          <w:b/>
          <w:bCs/>
          <w:sz w:val="24"/>
          <w:szCs w:val="28"/>
          <w:shd w:val="clear" w:color="auto" w:fill="FFFFFF"/>
        </w:rPr>
        <w:t xml:space="preserve">2.1.1 </w:t>
      </w:r>
      <w:r>
        <w:rPr>
          <w:rFonts w:hint="eastAsia"/>
          <w:b/>
          <w:bCs/>
          <w:sz w:val="24"/>
          <w:szCs w:val="28"/>
          <w:shd w:val="clear" w:color="auto" w:fill="FFFFFF"/>
        </w:rPr>
        <w:t>标题</w:t>
      </w:r>
      <w:bookmarkEnd w:id="110"/>
      <w:bookmarkEnd w:id="111"/>
      <w:bookmarkEnd w:id="112"/>
      <w:bookmarkEnd w:id="113"/>
      <w:bookmarkEnd w:id="114"/>
      <w:bookmarkEnd w:id="115"/>
      <w:bookmarkEnd w:id="116"/>
      <w:bookmarkEnd w:id="117"/>
    </w:p>
    <w:p w14:paraId="6090A538" w14:textId="77777777" w:rsidR="003339B6" w:rsidRDefault="00000000">
      <w:pPr>
        <w:spacing w:line="400" w:lineRule="exact"/>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2CC98D18" w14:textId="77777777" w:rsidR="003339B6" w:rsidRDefault="00000000">
      <w:pPr>
        <w:spacing w:line="400" w:lineRule="exact"/>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415ED594" w14:textId="77777777" w:rsidR="003339B6" w:rsidRDefault="00000000">
      <w:pPr>
        <w:spacing w:line="400" w:lineRule="exact"/>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bookmarkStart w:id="118" w:name="_Toc17135"/>
      <w:bookmarkStart w:id="119" w:name="_Toc2179"/>
      <w:bookmarkStart w:id="120" w:name="_Toc12053"/>
      <w:bookmarkStart w:id="121" w:name="_Toc27210_WPSOffice_Level1"/>
      <w:bookmarkStart w:id="122" w:name="_Toc23801"/>
      <w:bookmarkStart w:id="123" w:name="_Toc32587"/>
      <w:bookmarkStart w:id="124" w:name="_Toc22835"/>
      <w:proofErr w:type="gramEnd"/>
      <w:r>
        <w:rPr>
          <w:rFonts w:hint="eastAsia"/>
          <w:sz w:val="24"/>
        </w:rPr>
        <w:t>.</w:t>
      </w:r>
    </w:p>
    <w:p w14:paraId="3F5C15F0" w14:textId="77777777" w:rsidR="003339B6" w:rsidRDefault="00000000">
      <w:pPr>
        <w:spacing w:before="480" w:after="360" w:line="400" w:lineRule="exact"/>
        <w:outlineLvl w:val="0"/>
        <w:rPr>
          <w:b/>
          <w:bCs/>
          <w:color w:val="000000"/>
          <w:sz w:val="32"/>
          <w:szCs w:val="32"/>
          <w:shd w:val="clear" w:color="auto" w:fill="FFFFFF"/>
        </w:rPr>
      </w:pPr>
      <w:r>
        <w:rPr>
          <w:b/>
          <w:bCs/>
          <w:color w:val="000000"/>
          <w:sz w:val="32"/>
          <w:szCs w:val="32"/>
          <w:shd w:val="clear" w:color="auto" w:fill="FFFFFF"/>
        </w:rPr>
        <w:br w:type="page"/>
      </w:r>
      <w:bookmarkStart w:id="125" w:name="_Toc6614"/>
      <w:r>
        <w:rPr>
          <w:rFonts w:hint="eastAsia"/>
          <w:b/>
          <w:bCs/>
          <w:color w:val="000000"/>
          <w:sz w:val="32"/>
          <w:szCs w:val="32"/>
          <w:shd w:val="clear" w:color="auto" w:fill="FFFFFF"/>
        </w:rPr>
        <w:lastRenderedPageBreak/>
        <w:t xml:space="preserve">3 </w:t>
      </w:r>
      <w:r>
        <w:rPr>
          <w:rFonts w:hint="eastAsia"/>
          <w:b/>
          <w:bCs/>
          <w:color w:val="000000"/>
          <w:sz w:val="32"/>
          <w:szCs w:val="32"/>
          <w:shd w:val="clear" w:color="auto" w:fill="FFFFFF"/>
        </w:rPr>
        <w:t>标题</w:t>
      </w:r>
      <w:bookmarkEnd w:id="118"/>
      <w:bookmarkEnd w:id="119"/>
      <w:bookmarkEnd w:id="120"/>
      <w:bookmarkEnd w:id="121"/>
      <w:bookmarkEnd w:id="122"/>
      <w:bookmarkEnd w:id="123"/>
      <w:bookmarkEnd w:id="124"/>
      <w:bookmarkEnd w:id="125"/>
    </w:p>
    <w:p w14:paraId="5F04AD80" w14:textId="77777777" w:rsidR="003339B6" w:rsidRDefault="00000000">
      <w:pPr>
        <w:spacing w:before="480" w:after="120" w:line="400" w:lineRule="exact"/>
        <w:outlineLvl w:val="1"/>
        <w:rPr>
          <w:b/>
          <w:sz w:val="28"/>
          <w:szCs w:val="30"/>
          <w:shd w:val="clear" w:color="auto" w:fill="FFFFFF"/>
        </w:rPr>
      </w:pPr>
      <w:bookmarkStart w:id="126" w:name="_Toc14182"/>
      <w:bookmarkStart w:id="127" w:name="_Toc21966"/>
      <w:bookmarkStart w:id="128" w:name="_Toc7093_WPSOffice_Level2"/>
      <w:bookmarkStart w:id="129" w:name="_Toc27811"/>
      <w:bookmarkStart w:id="130" w:name="_Toc23869"/>
      <w:bookmarkStart w:id="131" w:name="_Toc21114"/>
      <w:bookmarkStart w:id="132" w:name="_Toc11864"/>
      <w:bookmarkStart w:id="133" w:name="_Toc2114"/>
      <w:r>
        <w:rPr>
          <w:rFonts w:hint="eastAsia"/>
          <w:b/>
          <w:sz w:val="28"/>
          <w:szCs w:val="30"/>
          <w:shd w:val="clear" w:color="auto" w:fill="FFFFFF"/>
        </w:rPr>
        <w:t xml:space="preserve">3.1 </w:t>
      </w:r>
      <w:r>
        <w:rPr>
          <w:rFonts w:hint="eastAsia"/>
          <w:b/>
          <w:sz w:val="28"/>
          <w:szCs w:val="30"/>
          <w:shd w:val="clear" w:color="auto" w:fill="FFFFFF"/>
        </w:rPr>
        <w:t>标题</w:t>
      </w:r>
      <w:bookmarkEnd w:id="126"/>
      <w:bookmarkEnd w:id="127"/>
      <w:bookmarkEnd w:id="128"/>
      <w:bookmarkEnd w:id="129"/>
      <w:bookmarkEnd w:id="130"/>
      <w:bookmarkEnd w:id="131"/>
      <w:bookmarkEnd w:id="132"/>
      <w:bookmarkEnd w:id="133"/>
    </w:p>
    <w:p w14:paraId="1B986CFD" w14:textId="77777777" w:rsidR="003339B6" w:rsidRDefault="00000000">
      <w:pPr>
        <w:spacing w:line="400" w:lineRule="exact"/>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4D53C756" w14:textId="77777777" w:rsidR="003339B6" w:rsidRDefault="00000000">
      <w:pPr>
        <w:spacing w:before="240" w:after="120" w:line="400" w:lineRule="exact"/>
        <w:outlineLvl w:val="2"/>
        <w:rPr>
          <w:b/>
          <w:bCs/>
          <w:sz w:val="24"/>
          <w:szCs w:val="28"/>
          <w:shd w:val="clear" w:color="auto" w:fill="FFFFFF"/>
        </w:rPr>
      </w:pPr>
      <w:bookmarkStart w:id="134" w:name="_Toc7714"/>
      <w:bookmarkStart w:id="135" w:name="_Toc8067"/>
      <w:bookmarkStart w:id="136" w:name="_Toc191"/>
      <w:bookmarkStart w:id="137" w:name="_Toc7093_WPSOffice_Level3"/>
      <w:bookmarkStart w:id="138" w:name="_Toc2519"/>
      <w:bookmarkStart w:id="139" w:name="_Toc15870"/>
      <w:bookmarkStart w:id="140" w:name="_Toc13021"/>
      <w:bookmarkStart w:id="141" w:name="_Toc1300"/>
      <w:r>
        <w:rPr>
          <w:rFonts w:hint="eastAsia"/>
          <w:b/>
          <w:bCs/>
          <w:sz w:val="24"/>
          <w:szCs w:val="28"/>
          <w:shd w:val="clear" w:color="auto" w:fill="FFFFFF"/>
        </w:rPr>
        <w:t xml:space="preserve">3.1.1 </w:t>
      </w:r>
      <w:r>
        <w:rPr>
          <w:rFonts w:hint="eastAsia"/>
          <w:b/>
          <w:bCs/>
          <w:sz w:val="24"/>
          <w:szCs w:val="28"/>
          <w:shd w:val="clear" w:color="auto" w:fill="FFFFFF"/>
        </w:rPr>
        <w:t>标题</w:t>
      </w:r>
      <w:bookmarkEnd w:id="134"/>
      <w:bookmarkEnd w:id="135"/>
      <w:bookmarkEnd w:id="136"/>
      <w:bookmarkEnd w:id="137"/>
      <w:bookmarkEnd w:id="138"/>
      <w:bookmarkEnd w:id="139"/>
      <w:bookmarkEnd w:id="140"/>
      <w:bookmarkEnd w:id="141"/>
    </w:p>
    <w:p w14:paraId="6644D787" w14:textId="77777777" w:rsidR="003339B6" w:rsidRDefault="00000000">
      <w:pPr>
        <w:spacing w:line="400" w:lineRule="exact"/>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456796CA" w14:textId="77777777" w:rsidR="003339B6" w:rsidRDefault="00000000">
      <w:pPr>
        <w:spacing w:before="480" w:after="360" w:line="400" w:lineRule="exact"/>
        <w:outlineLvl w:val="0"/>
        <w:rPr>
          <w:b/>
          <w:bCs/>
          <w:color w:val="000000"/>
          <w:sz w:val="32"/>
          <w:szCs w:val="32"/>
          <w:shd w:val="clear" w:color="auto" w:fill="FFFFFF"/>
        </w:rPr>
      </w:pPr>
      <w:bookmarkStart w:id="142" w:name="_Toc30950"/>
      <w:bookmarkStart w:id="143" w:name="_Toc10585"/>
      <w:bookmarkStart w:id="144" w:name="_Toc18149"/>
      <w:bookmarkStart w:id="145" w:name="_Toc29471"/>
      <w:bookmarkStart w:id="146" w:name="_Toc1627"/>
      <w:bookmarkStart w:id="147" w:name="_Toc22582"/>
      <w:bookmarkStart w:id="148" w:name="_Toc7766_WPSOffice_Level1"/>
      <w:r>
        <w:rPr>
          <w:b/>
          <w:bCs/>
          <w:color w:val="000000"/>
          <w:sz w:val="32"/>
          <w:szCs w:val="32"/>
          <w:shd w:val="clear" w:color="auto" w:fill="FFFFFF"/>
        </w:rPr>
        <w:br w:type="page"/>
      </w:r>
      <w:bookmarkStart w:id="149" w:name="_Toc10000"/>
      <w:r>
        <w:rPr>
          <w:rFonts w:hint="eastAsia"/>
          <w:b/>
          <w:bCs/>
          <w:color w:val="000000"/>
          <w:sz w:val="32"/>
          <w:szCs w:val="32"/>
          <w:shd w:val="clear" w:color="auto" w:fill="FFFFFF"/>
        </w:rPr>
        <w:lastRenderedPageBreak/>
        <w:t xml:space="preserve">4 </w:t>
      </w:r>
      <w:r>
        <w:rPr>
          <w:rFonts w:hint="eastAsia"/>
          <w:b/>
          <w:bCs/>
          <w:color w:val="000000"/>
          <w:sz w:val="32"/>
          <w:szCs w:val="32"/>
          <w:shd w:val="clear" w:color="auto" w:fill="FFFFFF"/>
        </w:rPr>
        <w:t>标题</w:t>
      </w:r>
      <w:bookmarkEnd w:id="142"/>
      <w:bookmarkEnd w:id="143"/>
      <w:bookmarkEnd w:id="144"/>
      <w:bookmarkEnd w:id="145"/>
      <w:bookmarkEnd w:id="146"/>
      <w:bookmarkEnd w:id="147"/>
      <w:bookmarkEnd w:id="148"/>
      <w:bookmarkEnd w:id="149"/>
    </w:p>
    <w:p w14:paraId="58E45B82" w14:textId="77777777" w:rsidR="003339B6" w:rsidRDefault="00000000">
      <w:pPr>
        <w:spacing w:before="480" w:after="120" w:line="400" w:lineRule="exact"/>
        <w:outlineLvl w:val="1"/>
        <w:rPr>
          <w:b/>
          <w:sz w:val="28"/>
          <w:szCs w:val="30"/>
          <w:shd w:val="clear" w:color="auto" w:fill="FFFFFF"/>
        </w:rPr>
      </w:pPr>
      <w:bookmarkStart w:id="150" w:name="_Toc28228"/>
      <w:bookmarkStart w:id="151" w:name="_Toc23535_WPSOffice_Level2"/>
      <w:bookmarkStart w:id="152" w:name="_Toc25882"/>
      <w:bookmarkStart w:id="153" w:name="_Toc387"/>
      <w:bookmarkStart w:id="154" w:name="_Toc25914"/>
      <w:bookmarkStart w:id="155" w:name="_Toc22844"/>
      <w:bookmarkStart w:id="156" w:name="_Toc22371"/>
      <w:bookmarkStart w:id="157" w:name="_Toc13181"/>
      <w:r>
        <w:rPr>
          <w:rFonts w:hint="eastAsia"/>
          <w:b/>
          <w:sz w:val="28"/>
          <w:szCs w:val="30"/>
          <w:shd w:val="clear" w:color="auto" w:fill="FFFFFF"/>
        </w:rPr>
        <w:t xml:space="preserve">4.1 </w:t>
      </w:r>
      <w:r>
        <w:rPr>
          <w:rFonts w:hint="eastAsia"/>
          <w:b/>
          <w:sz w:val="28"/>
          <w:szCs w:val="30"/>
          <w:shd w:val="clear" w:color="auto" w:fill="FFFFFF"/>
        </w:rPr>
        <w:t>标题</w:t>
      </w:r>
      <w:bookmarkEnd w:id="150"/>
      <w:bookmarkEnd w:id="151"/>
      <w:bookmarkEnd w:id="152"/>
      <w:bookmarkEnd w:id="153"/>
      <w:bookmarkEnd w:id="154"/>
      <w:bookmarkEnd w:id="155"/>
      <w:bookmarkEnd w:id="156"/>
      <w:bookmarkEnd w:id="157"/>
    </w:p>
    <w:p w14:paraId="3C7849FB" w14:textId="77777777" w:rsidR="003339B6" w:rsidRDefault="00000000">
      <w:pPr>
        <w:spacing w:line="400" w:lineRule="exact"/>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0161BFEA" w14:textId="77777777" w:rsidR="003339B6" w:rsidRDefault="00000000">
      <w:pPr>
        <w:spacing w:before="240" w:after="120" w:line="400" w:lineRule="exact"/>
        <w:outlineLvl w:val="2"/>
        <w:rPr>
          <w:b/>
          <w:bCs/>
          <w:sz w:val="24"/>
          <w:szCs w:val="28"/>
          <w:shd w:val="clear" w:color="auto" w:fill="FFFFFF"/>
        </w:rPr>
      </w:pPr>
      <w:bookmarkStart w:id="158" w:name="_Toc8539"/>
      <w:bookmarkStart w:id="159" w:name="_Toc24152"/>
      <w:bookmarkStart w:id="160" w:name="_Toc27652"/>
      <w:bookmarkStart w:id="161" w:name="_Toc31055"/>
      <w:bookmarkStart w:id="162" w:name="_Toc6652"/>
      <w:bookmarkStart w:id="163" w:name="_Toc185"/>
      <w:bookmarkStart w:id="164" w:name="_Toc23535_WPSOffice_Level3"/>
      <w:bookmarkStart w:id="165" w:name="_Toc11984"/>
      <w:r>
        <w:rPr>
          <w:rFonts w:hint="eastAsia"/>
          <w:b/>
          <w:bCs/>
          <w:sz w:val="24"/>
          <w:szCs w:val="28"/>
          <w:shd w:val="clear" w:color="auto" w:fill="FFFFFF"/>
        </w:rPr>
        <w:t xml:space="preserve">4.1.1 </w:t>
      </w:r>
      <w:r>
        <w:rPr>
          <w:rFonts w:hint="eastAsia"/>
          <w:b/>
          <w:bCs/>
          <w:sz w:val="24"/>
          <w:szCs w:val="28"/>
          <w:shd w:val="clear" w:color="auto" w:fill="FFFFFF"/>
        </w:rPr>
        <w:t>标题</w:t>
      </w:r>
      <w:bookmarkEnd w:id="158"/>
      <w:bookmarkEnd w:id="159"/>
      <w:bookmarkEnd w:id="160"/>
      <w:bookmarkEnd w:id="161"/>
      <w:bookmarkEnd w:id="162"/>
      <w:bookmarkEnd w:id="163"/>
      <w:bookmarkEnd w:id="164"/>
      <w:bookmarkEnd w:id="165"/>
    </w:p>
    <w:p w14:paraId="4A0D2EE4" w14:textId="77777777" w:rsidR="003339B6" w:rsidRDefault="00000000">
      <w:pPr>
        <w:spacing w:line="400" w:lineRule="exact"/>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568E7234" w14:textId="77777777" w:rsidR="003339B6" w:rsidRDefault="00000000">
      <w:pPr>
        <w:spacing w:line="400" w:lineRule="exact"/>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0A462B93" w14:textId="77777777" w:rsidR="003339B6" w:rsidRDefault="00000000">
      <w:pPr>
        <w:spacing w:line="400" w:lineRule="exact"/>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bookmarkStart w:id="166" w:name="_Toc403"/>
      <w:bookmarkStart w:id="167" w:name="_Toc13320"/>
      <w:bookmarkStart w:id="168" w:name="_Toc791"/>
      <w:bookmarkStart w:id="169" w:name="_Toc10028"/>
      <w:bookmarkStart w:id="170" w:name="_Toc23752"/>
      <w:bookmarkEnd w:id="25"/>
      <w:bookmarkEnd w:id="26"/>
      <w:bookmarkEnd w:id="27"/>
      <w:bookmarkEnd w:id="28"/>
      <w:bookmarkEnd w:id="29"/>
      <w:bookmarkEnd w:id="30"/>
      <w:bookmarkEnd w:id="58"/>
      <w:proofErr w:type="gramEnd"/>
      <w:r>
        <w:rPr>
          <w:rFonts w:hint="eastAsia"/>
          <w:sz w:val="24"/>
        </w:rPr>
        <w:t>.</w:t>
      </w:r>
    </w:p>
    <w:p w14:paraId="15E1F18E" w14:textId="77777777" w:rsidR="003339B6" w:rsidRDefault="00000000">
      <w:pPr>
        <w:spacing w:before="480" w:after="360" w:line="400" w:lineRule="exact"/>
        <w:outlineLvl w:val="0"/>
        <w:rPr>
          <w:b/>
          <w:bCs/>
          <w:color w:val="000000"/>
          <w:sz w:val="32"/>
          <w:szCs w:val="32"/>
          <w:shd w:val="clear" w:color="auto" w:fill="FFFFFF"/>
        </w:rPr>
      </w:pPr>
      <w:r>
        <w:rPr>
          <w:b/>
          <w:bCs/>
          <w:color w:val="000000"/>
          <w:sz w:val="32"/>
          <w:szCs w:val="32"/>
          <w:shd w:val="clear" w:color="auto" w:fill="FFFFFF"/>
        </w:rPr>
        <w:br w:type="page"/>
      </w:r>
      <w:bookmarkStart w:id="171" w:name="_Toc13631"/>
      <w:r>
        <w:rPr>
          <w:rFonts w:hint="eastAsia"/>
          <w:b/>
          <w:bCs/>
          <w:color w:val="000000"/>
          <w:sz w:val="32"/>
          <w:szCs w:val="32"/>
          <w:shd w:val="clear" w:color="auto" w:fill="FFFFFF"/>
        </w:rPr>
        <w:lastRenderedPageBreak/>
        <w:t xml:space="preserve">5 </w:t>
      </w:r>
      <w:r>
        <w:rPr>
          <w:rFonts w:hint="eastAsia"/>
          <w:b/>
          <w:bCs/>
          <w:color w:val="000000"/>
          <w:sz w:val="32"/>
          <w:szCs w:val="32"/>
          <w:shd w:val="clear" w:color="auto" w:fill="FFFFFF"/>
        </w:rPr>
        <w:t>结论</w:t>
      </w:r>
      <w:bookmarkEnd w:id="166"/>
      <w:bookmarkEnd w:id="167"/>
      <w:bookmarkEnd w:id="168"/>
      <w:bookmarkEnd w:id="169"/>
      <w:bookmarkEnd w:id="170"/>
      <w:bookmarkEnd w:id="171"/>
    </w:p>
    <w:p w14:paraId="2788B60E" w14:textId="77777777" w:rsidR="003339B6" w:rsidRDefault="00000000">
      <w:pPr>
        <w:spacing w:line="400" w:lineRule="exact"/>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195A6341" w14:textId="77777777" w:rsidR="003339B6" w:rsidRDefault="00000000">
      <w:pPr>
        <w:spacing w:line="400" w:lineRule="exact"/>
        <w:ind w:firstLineChars="200" w:firstLine="480"/>
        <w:sectPr w:rsidR="003339B6">
          <w:footerReference w:type="default" r:id="rId23"/>
          <w:footnotePr>
            <w:numFmt w:val="decimalEnclosedCircleChinese"/>
            <w:numRestart w:val="eachPage"/>
          </w:footnotePr>
          <w:pgSz w:w="11906" w:h="16838"/>
          <w:pgMar w:top="1701" w:right="1134" w:bottom="1417" w:left="1701" w:header="850" w:footer="992" w:gutter="0"/>
          <w:pgNumType w:start="1"/>
          <w:cols w:space="720"/>
          <w:docGrid w:type="lines" w:linePitch="322"/>
        </w:sect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74715206" w14:textId="77777777" w:rsidR="003339B6" w:rsidRDefault="00000000">
      <w:pPr>
        <w:spacing w:before="480" w:after="360" w:line="400" w:lineRule="exact"/>
        <w:jc w:val="center"/>
        <w:outlineLvl w:val="0"/>
        <w:rPr>
          <w:b/>
          <w:bCs/>
          <w:color w:val="000000"/>
          <w:sz w:val="32"/>
          <w:szCs w:val="32"/>
          <w:shd w:val="clear" w:color="auto" w:fill="FFFFFF"/>
        </w:rPr>
      </w:pPr>
      <w:bookmarkStart w:id="172" w:name="_Toc22663"/>
      <w:bookmarkStart w:id="173" w:name="_Toc27152"/>
      <w:bookmarkStart w:id="174" w:name="_Toc3407"/>
      <w:bookmarkStart w:id="175" w:name="_Toc13397"/>
      <w:bookmarkStart w:id="176" w:name="_Toc28408"/>
      <w:bookmarkStart w:id="177" w:name="_Toc7312"/>
      <w:bookmarkStart w:id="178" w:name="_Toc26992"/>
      <w:commentRangeStart w:id="179"/>
      <w:r>
        <w:rPr>
          <w:rFonts w:hint="eastAsia"/>
          <w:b/>
          <w:bCs/>
          <w:color w:val="000000"/>
          <w:sz w:val="32"/>
          <w:szCs w:val="32"/>
          <w:shd w:val="clear" w:color="auto" w:fill="FFFFFF"/>
        </w:rPr>
        <w:lastRenderedPageBreak/>
        <w:t>参考文献</w:t>
      </w:r>
      <w:commentRangeEnd w:id="179"/>
      <w:r>
        <w:rPr>
          <w:rFonts w:hint="eastAsia"/>
          <w:b/>
          <w:bCs/>
          <w:color w:val="000000"/>
          <w:sz w:val="32"/>
          <w:szCs w:val="32"/>
          <w:shd w:val="clear" w:color="auto" w:fill="FFFFFF"/>
        </w:rPr>
        <w:commentReference w:id="179"/>
      </w:r>
      <w:bookmarkEnd w:id="172"/>
      <w:bookmarkEnd w:id="173"/>
      <w:bookmarkEnd w:id="174"/>
      <w:bookmarkEnd w:id="175"/>
      <w:bookmarkEnd w:id="176"/>
    </w:p>
    <w:p w14:paraId="3DDE979C" w14:textId="77777777" w:rsidR="003339B6" w:rsidRDefault="00000000">
      <w:pPr>
        <w:spacing w:line="360" w:lineRule="auto"/>
        <w:ind w:left="340" w:hanging="340"/>
        <w:rPr>
          <w:szCs w:val="21"/>
        </w:rPr>
      </w:pPr>
      <w:r>
        <w:rPr>
          <w:szCs w:val="21"/>
        </w:rPr>
        <w:t>[1]</w:t>
      </w:r>
      <w:r>
        <w:rPr>
          <w:rFonts w:hint="eastAsia"/>
          <w:szCs w:val="21"/>
        </w:rPr>
        <w:t xml:space="preserve"> </w:t>
      </w:r>
      <w:r>
        <w:rPr>
          <w:rFonts w:hint="eastAsia"/>
          <w:szCs w:val="21"/>
        </w:rPr>
        <w:t>曹凌．中国佛教</w:t>
      </w:r>
      <w:proofErr w:type="gramStart"/>
      <w:r>
        <w:rPr>
          <w:rFonts w:hint="eastAsia"/>
          <w:szCs w:val="21"/>
        </w:rPr>
        <w:t>疑</w:t>
      </w:r>
      <w:proofErr w:type="gramEnd"/>
      <w:r>
        <w:rPr>
          <w:rFonts w:hint="eastAsia"/>
          <w:szCs w:val="21"/>
        </w:rPr>
        <w:t>伪经综录</w:t>
      </w:r>
      <w:r>
        <w:rPr>
          <w:rFonts w:hint="eastAsia"/>
          <w:szCs w:val="21"/>
        </w:rPr>
        <w:t>[M]</w:t>
      </w:r>
      <w:r>
        <w:rPr>
          <w:rFonts w:hint="eastAsia"/>
          <w:szCs w:val="21"/>
        </w:rPr>
        <w:t>．上海：上海古籍出版社，</w:t>
      </w:r>
      <w:r>
        <w:rPr>
          <w:rFonts w:hint="eastAsia"/>
          <w:szCs w:val="21"/>
        </w:rPr>
        <w:t>2011</w:t>
      </w:r>
      <w:r>
        <w:rPr>
          <w:rFonts w:hint="eastAsia"/>
          <w:szCs w:val="21"/>
        </w:rPr>
        <w:t>：</w:t>
      </w:r>
      <w:r>
        <w:rPr>
          <w:rFonts w:hint="eastAsia"/>
          <w:szCs w:val="21"/>
        </w:rPr>
        <w:t>19.</w:t>
      </w:r>
    </w:p>
    <w:p w14:paraId="1E09CE56" w14:textId="77777777" w:rsidR="003339B6" w:rsidRDefault="00000000">
      <w:pPr>
        <w:spacing w:line="360" w:lineRule="auto"/>
        <w:ind w:left="340" w:hanging="340"/>
        <w:rPr>
          <w:szCs w:val="21"/>
        </w:rPr>
      </w:pPr>
      <w:r>
        <w:rPr>
          <w:szCs w:val="21"/>
        </w:rPr>
        <w:t>[</w:t>
      </w:r>
      <w:r>
        <w:rPr>
          <w:rFonts w:hint="eastAsia"/>
          <w:szCs w:val="21"/>
        </w:rPr>
        <w:t>2</w:t>
      </w:r>
      <w:r>
        <w:rPr>
          <w:szCs w:val="21"/>
        </w:rPr>
        <w:t>]</w:t>
      </w:r>
      <w:r>
        <w:rPr>
          <w:rFonts w:hint="eastAsia"/>
          <w:szCs w:val="21"/>
        </w:rPr>
        <w:t xml:space="preserve"> </w:t>
      </w:r>
      <w:r>
        <w:rPr>
          <w:rFonts w:hint="eastAsia"/>
          <w:szCs w:val="21"/>
        </w:rPr>
        <w:t>钱学森．创建系统学</w:t>
      </w:r>
      <w:r>
        <w:rPr>
          <w:rFonts w:hint="eastAsia"/>
          <w:szCs w:val="21"/>
        </w:rPr>
        <w:t>[M]</w:t>
      </w:r>
      <w:r>
        <w:rPr>
          <w:rFonts w:hint="eastAsia"/>
          <w:szCs w:val="21"/>
        </w:rPr>
        <w:t>．太原：山西科学技术出版社，</w:t>
      </w:r>
      <w:r>
        <w:rPr>
          <w:rFonts w:hint="eastAsia"/>
          <w:szCs w:val="21"/>
        </w:rPr>
        <w:t>2001</w:t>
      </w:r>
      <w:r>
        <w:rPr>
          <w:rFonts w:hint="eastAsia"/>
          <w:szCs w:val="21"/>
        </w:rPr>
        <w:t>：序</w:t>
      </w:r>
      <w:r>
        <w:rPr>
          <w:rFonts w:hint="eastAsia"/>
          <w:szCs w:val="21"/>
        </w:rPr>
        <w:t>2-3</w:t>
      </w:r>
      <w:r>
        <w:rPr>
          <w:rFonts w:hint="eastAsia"/>
          <w:szCs w:val="21"/>
        </w:rPr>
        <w:t>．</w:t>
      </w:r>
    </w:p>
    <w:p w14:paraId="4C78E549" w14:textId="77777777" w:rsidR="003339B6" w:rsidRDefault="00000000">
      <w:pPr>
        <w:spacing w:line="360" w:lineRule="auto"/>
        <w:ind w:left="340" w:hanging="340"/>
        <w:rPr>
          <w:szCs w:val="21"/>
        </w:rPr>
      </w:pPr>
      <w:r>
        <w:rPr>
          <w:szCs w:val="21"/>
        </w:rPr>
        <w:t>[</w:t>
      </w:r>
      <w:r>
        <w:rPr>
          <w:rFonts w:hint="eastAsia"/>
          <w:szCs w:val="21"/>
        </w:rPr>
        <w:t>3</w:t>
      </w:r>
      <w:r>
        <w:rPr>
          <w:szCs w:val="21"/>
        </w:rPr>
        <w:t>]</w:t>
      </w:r>
      <w:r>
        <w:rPr>
          <w:rFonts w:hint="eastAsia"/>
          <w:szCs w:val="21"/>
        </w:rPr>
        <w:t xml:space="preserve"> </w:t>
      </w:r>
      <w:r>
        <w:rPr>
          <w:rFonts w:hint="eastAsia"/>
          <w:szCs w:val="21"/>
        </w:rPr>
        <w:t>冯友兰．冯友兰自选集</w:t>
      </w:r>
      <w:r>
        <w:rPr>
          <w:rFonts w:hint="eastAsia"/>
          <w:szCs w:val="21"/>
        </w:rPr>
        <w:t>[M]</w:t>
      </w:r>
      <w:r>
        <w:rPr>
          <w:rFonts w:hint="eastAsia"/>
          <w:szCs w:val="21"/>
        </w:rPr>
        <w:t>．</w:t>
      </w:r>
      <w:r>
        <w:rPr>
          <w:rFonts w:hint="eastAsia"/>
          <w:szCs w:val="21"/>
        </w:rPr>
        <w:t>2</w:t>
      </w:r>
      <w:r>
        <w:rPr>
          <w:rFonts w:hint="eastAsia"/>
          <w:szCs w:val="21"/>
        </w:rPr>
        <w:t>版．北京：北京大学出版社，</w:t>
      </w:r>
      <w:r>
        <w:rPr>
          <w:rFonts w:hint="eastAsia"/>
          <w:szCs w:val="21"/>
        </w:rPr>
        <w:t>2008</w:t>
      </w:r>
      <w:r>
        <w:rPr>
          <w:rFonts w:hint="eastAsia"/>
          <w:szCs w:val="21"/>
        </w:rPr>
        <w:t>：第</w:t>
      </w:r>
      <w:r>
        <w:rPr>
          <w:rFonts w:hint="eastAsia"/>
          <w:szCs w:val="21"/>
        </w:rPr>
        <w:t>1</w:t>
      </w:r>
      <w:r>
        <w:rPr>
          <w:rFonts w:hint="eastAsia"/>
          <w:szCs w:val="21"/>
        </w:rPr>
        <w:t>版自序．</w:t>
      </w:r>
    </w:p>
    <w:p w14:paraId="32B849B7" w14:textId="77777777" w:rsidR="003339B6" w:rsidRDefault="00000000">
      <w:pPr>
        <w:spacing w:line="360" w:lineRule="auto"/>
        <w:ind w:left="340" w:hanging="340"/>
        <w:rPr>
          <w:szCs w:val="21"/>
        </w:rPr>
      </w:pPr>
      <w:r>
        <w:rPr>
          <w:szCs w:val="21"/>
        </w:rPr>
        <w:t>[</w:t>
      </w:r>
      <w:r>
        <w:rPr>
          <w:rFonts w:hint="eastAsia"/>
          <w:szCs w:val="21"/>
        </w:rPr>
        <w:t>4</w:t>
      </w:r>
      <w:r>
        <w:rPr>
          <w:szCs w:val="21"/>
        </w:rPr>
        <w:t>]</w:t>
      </w:r>
      <w:r>
        <w:rPr>
          <w:rFonts w:hint="eastAsia"/>
          <w:szCs w:val="21"/>
        </w:rPr>
        <w:t xml:space="preserve"> </w:t>
      </w:r>
      <w:r>
        <w:rPr>
          <w:rFonts w:hint="eastAsia"/>
          <w:szCs w:val="21"/>
        </w:rPr>
        <w:t>杨康．基于瘤胃发酵参数</w:t>
      </w:r>
      <w:proofErr w:type="gramStart"/>
      <w:r>
        <w:rPr>
          <w:rFonts w:hint="eastAsia"/>
          <w:szCs w:val="21"/>
        </w:rPr>
        <w:t>支撑低</w:t>
      </w:r>
      <w:proofErr w:type="gramEnd"/>
      <w:r>
        <w:rPr>
          <w:rFonts w:hint="eastAsia"/>
          <w:szCs w:val="21"/>
        </w:rPr>
        <w:t>DCAD</w:t>
      </w:r>
      <w:r>
        <w:rPr>
          <w:rFonts w:hint="eastAsia"/>
          <w:szCs w:val="21"/>
        </w:rPr>
        <w:t>防治羊低血钙的研究</w:t>
      </w:r>
      <w:r>
        <w:rPr>
          <w:rFonts w:hint="eastAsia"/>
          <w:szCs w:val="21"/>
        </w:rPr>
        <w:t>[D]</w:t>
      </w:r>
      <w:r>
        <w:rPr>
          <w:rFonts w:hint="eastAsia"/>
          <w:szCs w:val="21"/>
        </w:rPr>
        <w:t>．贵阳：贵</w:t>
      </w:r>
      <w:commentRangeStart w:id="180"/>
      <w:commentRangeEnd w:id="180"/>
      <w:r>
        <w:rPr>
          <w:szCs w:val="21"/>
        </w:rPr>
        <w:commentReference w:id="180"/>
      </w:r>
      <w:r>
        <w:rPr>
          <w:rFonts w:hint="eastAsia"/>
          <w:szCs w:val="21"/>
        </w:rPr>
        <w:t>州大学，</w:t>
      </w:r>
      <w:r>
        <w:rPr>
          <w:rFonts w:hint="eastAsia"/>
          <w:szCs w:val="21"/>
        </w:rPr>
        <w:t>2019</w:t>
      </w:r>
      <w:r>
        <w:rPr>
          <w:rFonts w:hint="eastAsia"/>
          <w:szCs w:val="21"/>
        </w:rPr>
        <w:t>．</w:t>
      </w:r>
    </w:p>
    <w:p w14:paraId="434783E2" w14:textId="77777777" w:rsidR="003339B6" w:rsidRDefault="00000000">
      <w:pPr>
        <w:spacing w:line="360" w:lineRule="auto"/>
        <w:ind w:left="340" w:hanging="340"/>
        <w:rPr>
          <w:szCs w:val="21"/>
        </w:rPr>
      </w:pPr>
      <w:r>
        <w:rPr>
          <w:szCs w:val="21"/>
        </w:rPr>
        <w:t>[</w:t>
      </w:r>
      <w:r>
        <w:rPr>
          <w:rFonts w:hint="eastAsia"/>
          <w:szCs w:val="21"/>
        </w:rPr>
        <w:t>5</w:t>
      </w:r>
      <w:r>
        <w:rPr>
          <w:szCs w:val="21"/>
        </w:rPr>
        <w:t>]</w:t>
      </w:r>
      <w:r>
        <w:rPr>
          <w:rFonts w:hint="eastAsia"/>
          <w:szCs w:val="21"/>
        </w:rPr>
        <w:t xml:space="preserve"> </w:t>
      </w:r>
      <w:r>
        <w:rPr>
          <w:rFonts w:hint="eastAsia"/>
          <w:szCs w:val="21"/>
        </w:rPr>
        <w:t>哈里森，沃尔</w:t>
      </w:r>
      <w:proofErr w:type="gramStart"/>
      <w:r>
        <w:rPr>
          <w:rFonts w:hint="eastAsia"/>
          <w:szCs w:val="21"/>
        </w:rPr>
        <w:t>徳</w:t>
      </w:r>
      <w:proofErr w:type="gramEnd"/>
      <w:r>
        <w:rPr>
          <w:rFonts w:hint="eastAsia"/>
          <w:szCs w:val="21"/>
        </w:rPr>
        <w:t>伦．经济数学与金融数学</w:t>
      </w:r>
      <w:r>
        <w:rPr>
          <w:rFonts w:hint="eastAsia"/>
          <w:szCs w:val="21"/>
        </w:rPr>
        <w:t>[M]</w:t>
      </w:r>
      <w:r>
        <w:rPr>
          <w:rFonts w:hint="eastAsia"/>
          <w:szCs w:val="21"/>
        </w:rPr>
        <w:t>．谢远涛，译．北京：中国人民大学出版社，</w:t>
      </w:r>
      <w:r>
        <w:rPr>
          <w:rFonts w:hint="eastAsia"/>
          <w:szCs w:val="21"/>
        </w:rPr>
        <w:t>2012</w:t>
      </w:r>
      <w:r>
        <w:rPr>
          <w:rFonts w:hint="eastAsia"/>
          <w:szCs w:val="21"/>
        </w:rPr>
        <w:t>：</w:t>
      </w:r>
      <w:r>
        <w:rPr>
          <w:rFonts w:hint="eastAsia"/>
          <w:szCs w:val="21"/>
        </w:rPr>
        <w:t>235-236</w:t>
      </w:r>
      <w:r>
        <w:rPr>
          <w:rFonts w:hint="eastAsia"/>
          <w:szCs w:val="21"/>
        </w:rPr>
        <w:t>．</w:t>
      </w:r>
    </w:p>
    <w:p w14:paraId="466461B4" w14:textId="77777777" w:rsidR="003339B6" w:rsidRDefault="00000000">
      <w:pPr>
        <w:spacing w:line="360" w:lineRule="auto"/>
        <w:ind w:left="340" w:hanging="340"/>
        <w:rPr>
          <w:szCs w:val="21"/>
        </w:rPr>
      </w:pPr>
      <w:r>
        <w:rPr>
          <w:szCs w:val="21"/>
        </w:rPr>
        <w:t>[</w:t>
      </w:r>
      <w:r>
        <w:rPr>
          <w:rFonts w:hint="eastAsia"/>
          <w:szCs w:val="21"/>
        </w:rPr>
        <w:t>6</w:t>
      </w:r>
      <w:r>
        <w:rPr>
          <w:szCs w:val="21"/>
        </w:rPr>
        <w:t>]</w:t>
      </w:r>
      <w:r>
        <w:rPr>
          <w:rFonts w:hint="eastAsia"/>
          <w:szCs w:val="21"/>
        </w:rPr>
        <w:t xml:space="preserve"> </w:t>
      </w:r>
      <w:r>
        <w:rPr>
          <w:rFonts w:hint="eastAsia"/>
          <w:szCs w:val="21"/>
          <w:lang w:val="zh-TW" w:eastAsia="zh-TW"/>
        </w:rPr>
        <w:t>中国图书馆学会</w:t>
      </w:r>
      <w:r>
        <w:rPr>
          <w:rFonts w:hint="eastAsia"/>
          <w:szCs w:val="21"/>
          <w:lang w:val="zh-TW"/>
        </w:rPr>
        <w:t>．</w:t>
      </w:r>
      <w:r>
        <w:rPr>
          <w:rFonts w:hint="eastAsia"/>
          <w:szCs w:val="21"/>
          <w:lang w:val="zh-TW" w:eastAsia="zh-TW"/>
        </w:rPr>
        <w:t>图书馆学通讯</w:t>
      </w:r>
      <w:r>
        <w:rPr>
          <w:rFonts w:hint="eastAsia"/>
          <w:szCs w:val="21"/>
        </w:rPr>
        <w:t>[J]. 1957,35(1)-1990,15(4)</w:t>
      </w:r>
      <w:r>
        <w:rPr>
          <w:rFonts w:hint="eastAsia"/>
          <w:szCs w:val="21"/>
        </w:rPr>
        <w:t>．</w:t>
      </w:r>
      <w:r>
        <w:rPr>
          <w:rFonts w:hint="eastAsia"/>
          <w:szCs w:val="21"/>
          <w:lang w:val="zh-TW" w:eastAsia="zh-TW"/>
        </w:rPr>
        <w:t>北京：北京图书馆</w:t>
      </w:r>
      <w:r>
        <w:rPr>
          <w:rFonts w:hint="eastAsia"/>
          <w:szCs w:val="21"/>
        </w:rPr>
        <w:t>，</w:t>
      </w:r>
      <w:r>
        <w:rPr>
          <w:rFonts w:hint="eastAsia"/>
          <w:szCs w:val="21"/>
        </w:rPr>
        <w:t>1957-1990</w:t>
      </w:r>
      <w:r>
        <w:rPr>
          <w:rFonts w:hint="eastAsia"/>
          <w:szCs w:val="21"/>
        </w:rPr>
        <w:t>．</w:t>
      </w:r>
    </w:p>
    <w:p w14:paraId="78A7AA10" w14:textId="77777777" w:rsidR="003339B6" w:rsidRDefault="00000000">
      <w:pPr>
        <w:spacing w:line="360" w:lineRule="auto"/>
        <w:ind w:left="340" w:hanging="340"/>
        <w:rPr>
          <w:szCs w:val="21"/>
        </w:rPr>
      </w:pPr>
      <w:r>
        <w:rPr>
          <w:szCs w:val="21"/>
        </w:rPr>
        <w:t>[</w:t>
      </w:r>
      <w:r>
        <w:rPr>
          <w:rFonts w:hint="eastAsia"/>
          <w:szCs w:val="21"/>
        </w:rPr>
        <w:t>7</w:t>
      </w:r>
      <w:r>
        <w:rPr>
          <w:szCs w:val="21"/>
        </w:rPr>
        <w:t>]</w:t>
      </w:r>
      <w:r>
        <w:rPr>
          <w:rFonts w:hint="eastAsia"/>
          <w:szCs w:val="21"/>
        </w:rPr>
        <w:t xml:space="preserve"> </w:t>
      </w:r>
      <w:r>
        <w:rPr>
          <w:rFonts w:hint="eastAsia"/>
          <w:szCs w:val="21"/>
          <w:lang w:val="zh-TW" w:eastAsia="zh-TW"/>
        </w:rPr>
        <w:t>袁训来，陈哲，肖书海，等</w:t>
      </w:r>
      <w:r>
        <w:rPr>
          <w:rFonts w:hint="eastAsia"/>
          <w:szCs w:val="21"/>
          <w:lang w:val="zh-TW"/>
        </w:rPr>
        <w:t>．</w:t>
      </w:r>
      <w:r>
        <w:rPr>
          <w:rFonts w:hint="eastAsia"/>
          <w:szCs w:val="21"/>
          <w:lang w:val="zh-TW" w:eastAsia="zh-TW"/>
        </w:rPr>
        <w:t>蓝田生物群：一个认识多细胞生物起源和早期演化的新窗口</w:t>
      </w:r>
      <w:r>
        <w:rPr>
          <w:rFonts w:hint="eastAsia"/>
          <w:szCs w:val="21"/>
        </w:rPr>
        <w:t>[J]</w:t>
      </w:r>
      <w:r>
        <w:rPr>
          <w:rFonts w:hint="eastAsia"/>
          <w:szCs w:val="21"/>
          <w:lang w:val="zh-TW"/>
        </w:rPr>
        <w:t>．</w:t>
      </w:r>
      <w:r>
        <w:rPr>
          <w:rFonts w:hint="eastAsia"/>
          <w:szCs w:val="21"/>
          <w:lang w:val="zh-TW" w:eastAsia="zh-TW"/>
        </w:rPr>
        <w:t>科学通报</w:t>
      </w:r>
      <w:r>
        <w:rPr>
          <w:rFonts w:hint="eastAsia"/>
          <w:szCs w:val="21"/>
          <w:lang w:val="zh-TW"/>
        </w:rPr>
        <w:t>，</w:t>
      </w:r>
      <w:r>
        <w:rPr>
          <w:rFonts w:hint="eastAsia"/>
          <w:szCs w:val="21"/>
          <w:lang w:val="zh-TW" w:eastAsia="zh-TW"/>
        </w:rPr>
        <w:t>2012</w:t>
      </w:r>
      <w:r>
        <w:rPr>
          <w:rFonts w:hint="eastAsia"/>
          <w:szCs w:val="21"/>
          <w:lang w:val="zh-TW"/>
        </w:rPr>
        <w:t>，</w:t>
      </w:r>
      <w:r>
        <w:rPr>
          <w:rFonts w:hint="eastAsia"/>
          <w:szCs w:val="21"/>
        </w:rPr>
        <w:t>55(34)</w:t>
      </w:r>
      <w:r>
        <w:rPr>
          <w:rFonts w:hint="eastAsia"/>
          <w:szCs w:val="21"/>
        </w:rPr>
        <w:t>：</w:t>
      </w:r>
      <w:r>
        <w:rPr>
          <w:rFonts w:hint="eastAsia"/>
          <w:szCs w:val="21"/>
        </w:rPr>
        <w:t>3219</w:t>
      </w:r>
      <w:r>
        <w:rPr>
          <w:rFonts w:hint="eastAsia"/>
          <w:szCs w:val="21"/>
        </w:rPr>
        <w:t>．</w:t>
      </w:r>
    </w:p>
    <w:p w14:paraId="5E8E2208" w14:textId="77777777" w:rsidR="003339B6" w:rsidRDefault="00000000">
      <w:pPr>
        <w:spacing w:line="360" w:lineRule="auto"/>
        <w:ind w:left="340" w:hanging="340"/>
        <w:rPr>
          <w:szCs w:val="21"/>
        </w:rPr>
      </w:pPr>
      <w:bookmarkStart w:id="181" w:name="bookmark32"/>
      <w:bookmarkEnd w:id="181"/>
      <w:r>
        <w:rPr>
          <w:szCs w:val="21"/>
        </w:rPr>
        <w:t>[</w:t>
      </w:r>
      <w:r>
        <w:rPr>
          <w:rFonts w:hint="eastAsia"/>
          <w:szCs w:val="21"/>
        </w:rPr>
        <w:t>8</w:t>
      </w:r>
      <w:r>
        <w:rPr>
          <w:szCs w:val="21"/>
        </w:rPr>
        <w:t>]</w:t>
      </w:r>
      <w:r>
        <w:rPr>
          <w:rFonts w:hint="eastAsia"/>
          <w:szCs w:val="21"/>
        </w:rPr>
        <w:t xml:space="preserve"> </w:t>
      </w:r>
      <w:r>
        <w:rPr>
          <w:rFonts w:hint="eastAsia"/>
          <w:szCs w:val="21"/>
        </w:rPr>
        <w:t>北京市政协民族和宗教委员会，北京联合大学民族与宗教研究所．历代王朝与民族宗教</w:t>
      </w:r>
      <w:r>
        <w:rPr>
          <w:rFonts w:hint="eastAsia"/>
          <w:szCs w:val="21"/>
        </w:rPr>
        <w:t>[M]</w:t>
      </w:r>
      <w:r>
        <w:rPr>
          <w:rFonts w:hint="eastAsia"/>
          <w:szCs w:val="21"/>
        </w:rPr>
        <w:t>．北京：民族出版社，</w:t>
      </w:r>
      <w:r>
        <w:rPr>
          <w:rFonts w:hint="eastAsia"/>
          <w:szCs w:val="21"/>
        </w:rPr>
        <w:t>2012</w:t>
      </w:r>
      <w:r>
        <w:rPr>
          <w:rFonts w:hint="eastAsia"/>
          <w:szCs w:val="21"/>
        </w:rPr>
        <w:t>：</w:t>
      </w:r>
      <w:r>
        <w:rPr>
          <w:rFonts w:hint="eastAsia"/>
          <w:szCs w:val="21"/>
        </w:rPr>
        <w:t>112</w:t>
      </w:r>
      <w:r>
        <w:rPr>
          <w:rFonts w:hint="eastAsia"/>
          <w:szCs w:val="21"/>
        </w:rPr>
        <w:t>．</w:t>
      </w:r>
    </w:p>
    <w:p w14:paraId="22BECA21" w14:textId="77777777" w:rsidR="003339B6" w:rsidRDefault="00000000">
      <w:pPr>
        <w:spacing w:line="360" w:lineRule="auto"/>
        <w:ind w:left="340" w:hanging="340"/>
        <w:rPr>
          <w:szCs w:val="21"/>
        </w:rPr>
      </w:pPr>
      <w:r>
        <w:rPr>
          <w:szCs w:val="21"/>
        </w:rPr>
        <w:t>[</w:t>
      </w:r>
      <w:r>
        <w:rPr>
          <w:rFonts w:hint="eastAsia"/>
          <w:szCs w:val="21"/>
        </w:rPr>
        <w:t>9</w:t>
      </w:r>
      <w:r>
        <w:rPr>
          <w:szCs w:val="21"/>
        </w:rPr>
        <w:t>]</w:t>
      </w:r>
      <w:r>
        <w:rPr>
          <w:rFonts w:hint="eastAsia"/>
          <w:szCs w:val="21"/>
        </w:rPr>
        <w:t xml:space="preserve"> </w:t>
      </w:r>
      <w:proofErr w:type="gramStart"/>
      <w:r>
        <w:rPr>
          <w:rFonts w:hint="eastAsia"/>
          <w:szCs w:val="21"/>
        </w:rPr>
        <w:t>关立哲</w:t>
      </w:r>
      <w:proofErr w:type="gramEnd"/>
      <w:r>
        <w:rPr>
          <w:rFonts w:hint="eastAsia"/>
          <w:szCs w:val="21"/>
        </w:rPr>
        <w:t>，韩纪富，张晨珏．科技期刊编辑审读中要注重比较思维的科学运用</w:t>
      </w:r>
      <w:r>
        <w:rPr>
          <w:rFonts w:hint="eastAsia"/>
          <w:szCs w:val="21"/>
        </w:rPr>
        <w:t>[J]</w:t>
      </w:r>
      <w:r>
        <w:rPr>
          <w:rFonts w:hint="eastAsia"/>
          <w:szCs w:val="21"/>
        </w:rPr>
        <w:t>．编辑学报，</w:t>
      </w:r>
      <w:r>
        <w:rPr>
          <w:rFonts w:hint="eastAsia"/>
          <w:szCs w:val="21"/>
        </w:rPr>
        <w:t>2014</w:t>
      </w:r>
      <w:r>
        <w:rPr>
          <w:rFonts w:hint="eastAsia"/>
          <w:szCs w:val="21"/>
        </w:rPr>
        <w:t>，</w:t>
      </w:r>
      <w:r>
        <w:rPr>
          <w:rFonts w:hint="eastAsia"/>
          <w:szCs w:val="21"/>
        </w:rPr>
        <w:t>26(2)</w:t>
      </w:r>
      <w:r>
        <w:rPr>
          <w:rFonts w:hint="eastAsia"/>
          <w:szCs w:val="21"/>
        </w:rPr>
        <w:t>：</w:t>
      </w:r>
      <w:r>
        <w:rPr>
          <w:rFonts w:hint="eastAsia"/>
          <w:szCs w:val="21"/>
        </w:rPr>
        <w:t>144-146</w:t>
      </w:r>
      <w:r>
        <w:rPr>
          <w:rFonts w:hint="eastAsia"/>
          <w:szCs w:val="21"/>
        </w:rPr>
        <w:t>．</w:t>
      </w:r>
    </w:p>
    <w:p w14:paraId="105DCE22" w14:textId="77777777" w:rsidR="003339B6" w:rsidRDefault="00000000">
      <w:pPr>
        <w:spacing w:line="360" w:lineRule="auto"/>
        <w:ind w:left="420" w:hanging="420"/>
        <w:rPr>
          <w:szCs w:val="21"/>
        </w:rPr>
      </w:pPr>
      <w:r>
        <w:rPr>
          <w:szCs w:val="21"/>
        </w:rPr>
        <w:t>[1</w:t>
      </w:r>
      <w:r>
        <w:rPr>
          <w:rFonts w:hint="eastAsia"/>
          <w:szCs w:val="21"/>
        </w:rPr>
        <w:t>0</w:t>
      </w:r>
      <w:r>
        <w:rPr>
          <w:szCs w:val="21"/>
        </w:rPr>
        <w:t>]</w:t>
      </w:r>
      <w:r>
        <w:rPr>
          <w:rFonts w:hint="eastAsia"/>
          <w:szCs w:val="21"/>
        </w:rPr>
        <w:t xml:space="preserve"> </w:t>
      </w:r>
      <w:r>
        <w:rPr>
          <w:rFonts w:hint="eastAsia"/>
          <w:szCs w:val="21"/>
        </w:rPr>
        <w:t>中国职工教育研究会．职工教育研究论文集</w:t>
      </w:r>
      <w:r>
        <w:rPr>
          <w:rFonts w:hint="eastAsia"/>
          <w:szCs w:val="21"/>
        </w:rPr>
        <w:t>[G]</w:t>
      </w:r>
      <w:r>
        <w:rPr>
          <w:rFonts w:hint="eastAsia"/>
          <w:szCs w:val="21"/>
        </w:rPr>
        <w:t>．北京：人民教育出版社，</w:t>
      </w:r>
      <w:r>
        <w:rPr>
          <w:rFonts w:hint="eastAsia"/>
          <w:szCs w:val="21"/>
        </w:rPr>
        <w:t>1985</w:t>
      </w:r>
      <w:r>
        <w:rPr>
          <w:rFonts w:hint="eastAsia"/>
          <w:szCs w:val="21"/>
        </w:rPr>
        <w:t>．</w:t>
      </w:r>
    </w:p>
    <w:p w14:paraId="70BDC492" w14:textId="77777777" w:rsidR="003339B6" w:rsidRDefault="00000000">
      <w:pPr>
        <w:spacing w:line="360" w:lineRule="auto"/>
        <w:ind w:left="420" w:hanging="420"/>
        <w:rPr>
          <w:szCs w:val="21"/>
        </w:rPr>
      </w:pPr>
      <w:r>
        <w:rPr>
          <w:szCs w:val="21"/>
        </w:rPr>
        <w:t>[1</w:t>
      </w:r>
      <w:r>
        <w:rPr>
          <w:rFonts w:hint="eastAsia"/>
          <w:szCs w:val="21"/>
        </w:rPr>
        <w:t>1</w:t>
      </w:r>
      <w:r>
        <w:rPr>
          <w:szCs w:val="21"/>
        </w:rPr>
        <w:t>]</w:t>
      </w:r>
      <w:r>
        <w:rPr>
          <w:rFonts w:hint="eastAsia"/>
          <w:szCs w:val="21"/>
        </w:rPr>
        <w:t xml:space="preserve"> </w:t>
      </w:r>
      <w:r>
        <w:rPr>
          <w:rFonts w:hint="eastAsia"/>
          <w:szCs w:val="21"/>
        </w:rPr>
        <w:t>中国社会科学院台湾史研究中心．台湾光复六十五周年暨抗战史实学术研讨会论文集</w:t>
      </w:r>
      <w:r>
        <w:rPr>
          <w:rFonts w:hint="eastAsia"/>
          <w:szCs w:val="21"/>
        </w:rPr>
        <w:t>[C]</w:t>
      </w:r>
      <w:r>
        <w:rPr>
          <w:rFonts w:hint="eastAsia"/>
          <w:szCs w:val="21"/>
        </w:rPr>
        <w:t>．北京：九州出版社，</w:t>
      </w:r>
      <w:r>
        <w:rPr>
          <w:rFonts w:hint="eastAsia"/>
          <w:szCs w:val="21"/>
        </w:rPr>
        <w:t>2012.</w:t>
      </w:r>
    </w:p>
    <w:p w14:paraId="27702D57" w14:textId="77777777" w:rsidR="003339B6" w:rsidRDefault="00000000">
      <w:pPr>
        <w:spacing w:line="360" w:lineRule="auto"/>
        <w:ind w:left="420" w:hanging="420"/>
        <w:rPr>
          <w:szCs w:val="21"/>
        </w:rPr>
      </w:pPr>
      <w:r>
        <w:rPr>
          <w:szCs w:val="21"/>
        </w:rPr>
        <w:t>[1</w:t>
      </w:r>
      <w:r>
        <w:rPr>
          <w:rFonts w:hint="eastAsia"/>
          <w:szCs w:val="21"/>
        </w:rPr>
        <w:t>2</w:t>
      </w:r>
      <w:r>
        <w:rPr>
          <w:szCs w:val="21"/>
        </w:rPr>
        <w:t>]</w:t>
      </w:r>
      <w:r>
        <w:rPr>
          <w:rFonts w:hint="eastAsia"/>
          <w:szCs w:val="21"/>
        </w:rPr>
        <w:t xml:space="preserve"> </w:t>
      </w:r>
      <w:r>
        <w:rPr>
          <w:rFonts w:hint="eastAsia"/>
          <w:szCs w:val="21"/>
        </w:rPr>
        <w:t>丁文详．数字革命与竞争国际化</w:t>
      </w:r>
      <w:r>
        <w:rPr>
          <w:rFonts w:hint="eastAsia"/>
          <w:szCs w:val="21"/>
        </w:rPr>
        <w:t>[N]</w:t>
      </w:r>
      <w:r>
        <w:rPr>
          <w:rFonts w:hint="eastAsia"/>
          <w:szCs w:val="21"/>
        </w:rPr>
        <w:t>．中国青年报，</w:t>
      </w:r>
      <w:r>
        <w:rPr>
          <w:rFonts w:hint="eastAsia"/>
          <w:szCs w:val="21"/>
        </w:rPr>
        <w:t>2000-11-20(15)</w:t>
      </w:r>
      <w:r>
        <w:rPr>
          <w:rFonts w:hint="eastAsia"/>
          <w:szCs w:val="21"/>
        </w:rPr>
        <w:t>．</w:t>
      </w:r>
    </w:p>
    <w:p w14:paraId="475C2650" w14:textId="77777777" w:rsidR="003339B6" w:rsidRDefault="00000000">
      <w:pPr>
        <w:spacing w:line="360" w:lineRule="auto"/>
        <w:ind w:left="420" w:hanging="420"/>
        <w:rPr>
          <w:szCs w:val="21"/>
        </w:rPr>
      </w:pPr>
      <w:r>
        <w:rPr>
          <w:szCs w:val="21"/>
        </w:rPr>
        <w:t>[1</w:t>
      </w:r>
      <w:r>
        <w:rPr>
          <w:rFonts w:hint="eastAsia"/>
          <w:szCs w:val="21"/>
        </w:rPr>
        <w:t>3</w:t>
      </w:r>
      <w:r>
        <w:rPr>
          <w:szCs w:val="21"/>
        </w:rPr>
        <w:t>]</w:t>
      </w:r>
      <w:r>
        <w:rPr>
          <w:rFonts w:hint="eastAsia"/>
          <w:szCs w:val="21"/>
        </w:rPr>
        <w:t xml:space="preserve"> </w:t>
      </w:r>
      <w:r>
        <w:rPr>
          <w:rFonts w:hint="eastAsia"/>
          <w:szCs w:val="21"/>
        </w:rPr>
        <w:t>张田勤．罪犯</w:t>
      </w:r>
      <w:r>
        <w:rPr>
          <w:rFonts w:hint="eastAsia"/>
          <w:szCs w:val="21"/>
        </w:rPr>
        <w:t>DNA</w:t>
      </w:r>
      <w:r>
        <w:rPr>
          <w:rFonts w:hint="eastAsia"/>
          <w:szCs w:val="21"/>
        </w:rPr>
        <w:t>库与生命论理学计划</w:t>
      </w:r>
      <w:r>
        <w:rPr>
          <w:rFonts w:hint="eastAsia"/>
          <w:szCs w:val="21"/>
        </w:rPr>
        <w:t>[N]</w:t>
      </w:r>
      <w:r>
        <w:rPr>
          <w:rFonts w:hint="eastAsia"/>
          <w:szCs w:val="21"/>
        </w:rPr>
        <w:t>．大众科技报，</w:t>
      </w:r>
      <w:r>
        <w:rPr>
          <w:rFonts w:hint="eastAsia"/>
          <w:szCs w:val="21"/>
        </w:rPr>
        <w:t>2000-11-12(7)</w:t>
      </w:r>
      <w:r>
        <w:rPr>
          <w:rFonts w:hint="eastAsia"/>
          <w:szCs w:val="21"/>
        </w:rPr>
        <w:t>．</w:t>
      </w:r>
    </w:p>
    <w:p w14:paraId="661220F2" w14:textId="77777777" w:rsidR="003339B6" w:rsidRDefault="00000000">
      <w:pPr>
        <w:spacing w:line="360" w:lineRule="auto"/>
        <w:ind w:left="420" w:hanging="420"/>
        <w:rPr>
          <w:szCs w:val="21"/>
        </w:rPr>
      </w:pPr>
      <w:r>
        <w:rPr>
          <w:szCs w:val="21"/>
        </w:rPr>
        <w:t>[1</w:t>
      </w:r>
      <w:r>
        <w:rPr>
          <w:rFonts w:hint="eastAsia"/>
          <w:szCs w:val="21"/>
        </w:rPr>
        <w:t>4</w:t>
      </w:r>
      <w:r>
        <w:rPr>
          <w:szCs w:val="21"/>
        </w:rPr>
        <w:t>]</w:t>
      </w:r>
      <w:r>
        <w:rPr>
          <w:rFonts w:hint="eastAsia"/>
          <w:szCs w:val="21"/>
        </w:rPr>
        <w:t xml:space="preserve"> </w:t>
      </w:r>
      <w:r>
        <w:rPr>
          <w:rFonts w:hint="eastAsia"/>
          <w:szCs w:val="21"/>
        </w:rPr>
        <w:t>中国第一历史档案馆，辽宁省档案馆．中国明朝档案总汇</w:t>
      </w:r>
      <w:r>
        <w:rPr>
          <w:rFonts w:hint="eastAsia"/>
          <w:szCs w:val="21"/>
        </w:rPr>
        <w:t>[A]</w:t>
      </w:r>
      <w:r>
        <w:rPr>
          <w:rFonts w:hint="eastAsia"/>
          <w:szCs w:val="21"/>
        </w:rPr>
        <w:t>．桂林：广西师范大学出版社，</w:t>
      </w:r>
      <w:r>
        <w:rPr>
          <w:rFonts w:hint="eastAsia"/>
          <w:szCs w:val="21"/>
        </w:rPr>
        <w:t>2001</w:t>
      </w:r>
      <w:r>
        <w:rPr>
          <w:rFonts w:hint="eastAsia"/>
          <w:szCs w:val="21"/>
        </w:rPr>
        <w:t>．</w:t>
      </w:r>
    </w:p>
    <w:p w14:paraId="75E1BC6F" w14:textId="77777777" w:rsidR="003339B6" w:rsidRDefault="00000000">
      <w:pPr>
        <w:spacing w:line="360" w:lineRule="auto"/>
        <w:ind w:left="420" w:hanging="420"/>
        <w:rPr>
          <w:szCs w:val="21"/>
        </w:rPr>
      </w:pPr>
      <w:r>
        <w:rPr>
          <w:szCs w:val="21"/>
        </w:rPr>
        <w:t>[1</w:t>
      </w:r>
      <w:r>
        <w:rPr>
          <w:rFonts w:hint="eastAsia"/>
          <w:szCs w:val="21"/>
        </w:rPr>
        <w:t>5</w:t>
      </w:r>
      <w:r>
        <w:rPr>
          <w:szCs w:val="21"/>
        </w:rPr>
        <w:t>]</w:t>
      </w:r>
      <w:r>
        <w:rPr>
          <w:rFonts w:hint="eastAsia"/>
          <w:szCs w:val="21"/>
        </w:rPr>
        <w:t xml:space="preserve"> </w:t>
      </w:r>
      <w:r>
        <w:rPr>
          <w:rFonts w:hint="eastAsia"/>
          <w:szCs w:val="21"/>
        </w:rPr>
        <w:t>储大同．恶性肿瘤个体化治疗靶</w:t>
      </w:r>
      <w:proofErr w:type="gramStart"/>
      <w:r>
        <w:rPr>
          <w:rFonts w:hint="eastAsia"/>
          <w:szCs w:val="21"/>
        </w:rPr>
        <w:t>向药物</w:t>
      </w:r>
      <w:proofErr w:type="gramEnd"/>
      <w:r>
        <w:rPr>
          <w:rFonts w:hint="eastAsia"/>
          <w:szCs w:val="21"/>
        </w:rPr>
        <w:t>的临床表现</w:t>
      </w:r>
      <w:r>
        <w:rPr>
          <w:rFonts w:hint="eastAsia"/>
          <w:szCs w:val="21"/>
        </w:rPr>
        <w:t>[J/OL]</w:t>
      </w:r>
      <w:r>
        <w:rPr>
          <w:rFonts w:hint="eastAsia"/>
          <w:szCs w:val="21"/>
        </w:rPr>
        <w:t>．中华肿瘤杂志，</w:t>
      </w:r>
      <w:r>
        <w:rPr>
          <w:rFonts w:hint="eastAsia"/>
          <w:szCs w:val="21"/>
        </w:rPr>
        <w:t>2010</w:t>
      </w:r>
      <w:r>
        <w:rPr>
          <w:rFonts w:hint="eastAsia"/>
          <w:szCs w:val="21"/>
        </w:rPr>
        <w:t>，</w:t>
      </w:r>
      <w:r>
        <w:rPr>
          <w:rFonts w:hint="eastAsia"/>
          <w:szCs w:val="21"/>
        </w:rPr>
        <w:t>32(10)</w:t>
      </w:r>
      <w:r>
        <w:rPr>
          <w:rFonts w:hint="eastAsia"/>
          <w:szCs w:val="21"/>
        </w:rPr>
        <w:t>：</w:t>
      </w:r>
      <w:r>
        <w:rPr>
          <w:rFonts w:hint="eastAsia"/>
          <w:szCs w:val="21"/>
        </w:rPr>
        <w:t>721-724 [2014-06- 25]</w:t>
      </w:r>
      <w:r>
        <w:rPr>
          <w:rFonts w:hint="eastAsia"/>
          <w:szCs w:val="21"/>
        </w:rPr>
        <w:t>．</w:t>
      </w:r>
      <w:r>
        <w:rPr>
          <w:rFonts w:hint="eastAsia"/>
          <w:szCs w:val="21"/>
        </w:rPr>
        <w:t>http://vip.calis.edu.cn/asp/Detailasp</w:t>
      </w:r>
      <w:r>
        <w:rPr>
          <w:rFonts w:hint="eastAsia"/>
          <w:szCs w:val="21"/>
        </w:rPr>
        <w:t>．</w:t>
      </w:r>
    </w:p>
    <w:p w14:paraId="6ADB95DE" w14:textId="77777777" w:rsidR="003339B6" w:rsidRDefault="00000000">
      <w:pPr>
        <w:spacing w:line="360" w:lineRule="auto"/>
        <w:ind w:left="420" w:hanging="420"/>
        <w:rPr>
          <w:szCs w:val="21"/>
        </w:rPr>
      </w:pPr>
      <w:r>
        <w:rPr>
          <w:szCs w:val="21"/>
        </w:rPr>
        <w:t>[1</w:t>
      </w:r>
      <w:r>
        <w:rPr>
          <w:rFonts w:hint="eastAsia"/>
          <w:szCs w:val="21"/>
        </w:rPr>
        <w:t>6</w:t>
      </w:r>
      <w:r>
        <w:rPr>
          <w:szCs w:val="21"/>
        </w:rPr>
        <w:t>]</w:t>
      </w:r>
      <w:r>
        <w:rPr>
          <w:rFonts w:hint="eastAsia"/>
          <w:szCs w:val="21"/>
        </w:rPr>
        <w:t xml:space="preserve"> </w:t>
      </w:r>
      <w:r>
        <w:rPr>
          <w:rFonts w:hint="eastAsia"/>
          <w:szCs w:val="21"/>
          <w:lang w:val="zh-TW" w:eastAsia="zh-TW"/>
        </w:rPr>
        <w:t>杨保军</w:t>
      </w:r>
      <w:r>
        <w:rPr>
          <w:rFonts w:hint="eastAsia"/>
          <w:szCs w:val="21"/>
          <w:lang w:val="zh-TW"/>
        </w:rPr>
        <w:t>．</w:t>
      </w:r>
      <w:r>
        <w:rPr>
          <w:rFonts w:hint="eastAsia"/>
          <w:szCs w:val="21"/>
          <w:lang w:val="zh-TW" w:eastAsia="zh-TW"/>
        </w:rPr>
        <w:t>新闻道德论</w:t>
      </w:r>
      <w:r>
        <w:rPr>
          <w:rFonts w:hint="eastAsia"/>
          <w:szCs w:val="21"/>
          <w:lang w:eastAsia="en-US"/>
        </w:rPr>
        <w:t>[D/OL</w:t>
      </w:r>
      <w:r>
        <w:rPr>
          <w:rFonts w:hint="eastAsia"/>
          <w:szCs w:val="21"/>
        </w:rPr>
        <w:t>]</w:t>
      </w:r>
      <w:r>
        <w:rPr>
          <w:rFonts w:hint="eastAsia"/>
          <w:szCs w:val="21"/>
          <w:lang w:val="zh-TW"/>
        </w:rPr>
        <w:t>．</w:t>
      </w:r>
      <w:r>
        <w:rPr>
          <w:rFonts w:hint="eastAsia"/>
          <w:szCs w:val="21"/>
          <w:lang w:val="zh-TW" w:eastAsia="zh-TW"/>
        </w:rPr>
        <w:t>北京：中国人民大学出版社</w:t>
      </w:r>
      <w:r>
        <w:rPr>
          <w:rFonts w:hint="eastAsia"/>
          <w:szCs w:val="21"/>
        </w:rPr>
        <w:t>，</w:t>
      </w:r>
      <w:r>
        <w:rPr>
          <w:rFonts w:hint="eastAsia"/>
          <w:szCs w:val="21"/>
          <w:lang w:eastAsia="en-US"/>
        </w:rPr>
        <w:t>2010</w:t>
      </w:r>
      <w:r>
        <w:rPr>
          <w:rFonts w:hint="eastAsia"/>
          <w:szCs w:val="21"/>
        </w:rPr>
        <w:t>[</w:t>
      </w:r>
      <w:r>
        <w:rPr>
          <w:rFonts w:hint="eastAsia"/>
          <w:szCs w:val="21"/>
          <w:lang w:eastAsia="en-US"/>
        </w:rPr>
        <w:t>2012</w:t>
      </w:r>
      <w:r>
        <w:rPr>
          <w:rFonts w:hint="eastAsia"/>
          <w:szCs w:val="21"/>
        </w:rPr>
        <w:t>-11</w:t>
      </w:r>
      <w:r>
        <w:rPr>
          <w:rFonts w:hint="eastAsia"/>
          <w:szCs w:val="21"/>
          <w:lang w:eastAsia="en-US"/>
        </w:rPr>
        <w:t>-</w:t>
      </w:r>
      <w:r>
        <w:rPr>
          <w:rFonts w:hint="eastAsia"/>
          <w:szCs w:val="21"/>
        </w:rPr>
        <w:t xml:space="preserve"> </w:t>
      </w:r>
      <w:r>
        <w:rPr>
          <w:rFonts w:hint="eastAsia"/>
          <w:szCs w:val="21"/>
          <w:lang w:eastAsia="en-US"/>
        </w:rPr>
        <w:t>01]</w:t>
      </w:r>
      <w:r>
        <w:rPr>
          <w:rFonts w:hint="eastAsia"/>
          <w:szCs w:val="21"/>
        </w:rPr>
        <w:t>．</w:t>
      </w:r>
      <w:r>
        <w:rPr>
          <w:rFonts w:hint="eastAsia"/>
          <w:szCs w:val="21"/>
          <w:lang w:eastAsia="en-US"/>
        </w:rPr>
        <w:t>http</w:t>
      </w:r>
      <w:r>
        <w:rPr>
          <w:rFonts w:hint="eastAsia"/>
          <w:szCs w:val="21"/>
        </w:rPr>
        <w:t>://</w:t>
      </w:r>
      <w:r>
        <w:rPr>
          <w:rFonts w:hint="eastAsia"/>
          <w:szCs w:val="21"/>
          <w:lang w:eastAsia="en-US"/>
        </w:rPr>
        <w:t>apabi</w:t>
      </w:r>
      <w:r>
        <w:rPr>
          <w:rFonts w:hint="eastAsia"/>
          <w:szCs w:val="21"/>
        </w:rPr>
        <w:t>.</w:t>
      </w:r>
      <w:r>
        <w:rPr>
          <w:rFonts w:hint="eastAsia"/>
          <w:szCs w:val="21"/>
          <w:lang w:eastAsia="en-US"/>
        </w:rPr>
        <w:t>lib</w:t>
      </w:r>
      <w:r>
        <w:rPr>
          <w:rFonts w:hint="eastAsia"/>
          <w:szCs w:val="21"/>
        </w:rPr>
        <w:t xml:space="preserve">. </w:t>
      </w:r>
      <w:r>
        <w:rPr>
          <w:rFonts w:hint="eastAsia"/>
          <w:szCs w:val="21"/>
          <w:lang w:eastAsia="en-US"/>
        </w:rPr>
        <w:t>pku</w:t>
      </w:r>
      <w:r>
        <w:rPr>
          <w:rFonts w:hint="eastAsia"/>
          <w:szCs w:val="21"/>
        </w:rPr>
        <w:t>.</w:t>
      </w:r>
      <w:r>
        <w:rPr>
          <w:rFonts w:hint="eastAsia"/>
          <w:szCs w:val="21"/>
          <w:lang w:eastAsia="en-US"/>
        </w:rPr>
        <w:t>edu</w:t>
      </w:r>
      <w:r>
        <w:rPr>
          <w:rFonts w:hint="eastAsia"/>
          <w:szCs w:val="21"/>
        </w:rPr>
        <w:t>.</w:t>
      </w:r>
      <w:r>
        <w:rPr>
          <w:rFonts w:hint="eastAsia"/>
          <w:szCs w:val="21"/>
          <w:lang w:eastAsia="en-US"/>
        </w:rPr>
        <w:t>cn/</w:t>
      </w:r>
      <w:proofErr w:type="spellStart"/>
      <w:r>
        <w:rPr>
          <w:rFonts w:hint="eastAsia"/>
          <w:szCs w:val="21"/>
          <w:lang w:eastAsia="en-US"/>
        </w:rPr>
        <w:t>usp</w:t>
      </w:r>
      <w:proofErr w:type="spellEnd"/>
      <w:r>
        <w:rPr>
          <w:rFonts w:hint="eastAsia"/>
          <w:szCs w:val="21"/>
          <w:lang w:eastAsia="en-US"/>
        </w:rPr>
        <w:t>/</w:t>
      </w:r>
      <w:proofErr w:type="spellStart"/>
      <w:r>
        <w:rPr>
          <w:rFonts w:hint="eastAsia"/>
          <w:szCs w:val="21"/>
          <w:lang w:eastAsia="en-US"/>
        </w:rPr>
        <w:t>pku</w:t>
      </w:r>
      <w:proofErr w:type="spellEnd"/>
      <w:r>
        <w:rPr>
          <w:rFonts w:hint="eastAsia"/>
          <w:szCs w:val="21"/>
          <w:lang w:eastAsia="en-US"/>
        </w:rPr>
        <w:t>/</w:t>
      </w:r>
      <w:r>
        <w:rPr>
          <w:rFonts w:hint="eastAsia"/>
          <w:szCs w:val="21"/>
        </w:rPr>
        <w:t xml:space="preserve"> </w:t>
      </w:r>
      <w:proofErr w:type="spellStart"/>
      <w:r>
        <w:rPr>
          <w:rFonts w:hint="eastAsia"/>
          <w:szCs w:val="21"/>
          <w:lang w:eastAsia="en-US"/>
        </w:rPr>
        <w:t>pub</w:t>
      </w:r>
      <w:r>
        <w:rPr>
          <w:rFonts w:hint="eastAsia"/>
          <w:szCs w:val="21"/>
        </w:rPr>
        <w:t>.</w:t>
      </w:r>
      <w:r>
        <w:rPr>
          <w:rFonts w:hint="eastAsia"/>
          <w:szCs w:val="21"/>
          <w:lang w:eastAsia="en-US"/>
        </w:rPr>
        <w:t>mvc?pid</w:t>
      </w:r>
      <w:proofErr w:type="spellEnd"/>
      <w:r>
        <w:rPr>
          <w:rFonts w:hint="eastAsia"/>
          <w:szCs w:val="21"/>
          <w:lang w:eastAsia="en-US"/>
        </w:rPr>
        <w:t>=</w:t>
      </w:r>
      <w:r>
        <w:rPr>
          <w:rFonts w:hint="eastAsia"/>
          <w:szCs w:val="21"/>
        </w:rPr>
        <w:t xml:space="preserve"> </w:t>
      </w:r>
      <w:proofErr w:type="spellStart"/>
      <w:proofErr w:type="gramStart"/>
      <w:r>
        <w:rPr>
          <w:rFonts w:hint="eastAsia"/>
          <w:szCs w:val="21"/>
          <w:lang w:eastAsia="en-US"/>
        </w:rPr>
        <w:t>book</w:t>
      </w:r>
      <w:r>
        <w:rPr>
          <w:rFonts w:hint="eastAsia"/>
          <w:szCs w:val="21"/>
        </w:rPr>
        <w:t>.</w:t>
      </w:r>
      <w:r>
        <w:rPr>
          <w:rFonts w:hint="eastAsia"/>
          <w:szCs w:val="21"/>
          <w:lang w:eastAsia="en-US"/>
        </w:rPr>
        <w:t>Detail</w:t>
      </w:r>
      <w:proofErr w:type="gramEnd"/>
      <w:r>
        <w:rPr>
          <w:rFonts w:hint="eastAsia"/>
          <w:szCs w:val="21"/>
          <w:lang w:eastAsia="en-US"/>
        </w:rPr>
        <w:t>&amp;metaid</w:t>
      </w:r>
      <w:proofErr w:type="spellEnd"/>
      <w:r>
        <w:rPr>
          <w:rFonts w:hint="eastAsia"/>
          <w:szCs w:val="21"/>
          <w:lang w:eastAsia="en-US"/>
        </w:rPr>
        <w:t>= m</w:t>
      </w:r>
      <w:r>
        <w:rPr>
          <w:rFonts w:hint="eastAsia"/>
          <w:szCs w:val="21"/>
        </w:rPr>
        <w:t>.</w:t>
      </w:r>
      <w:r>
        <w:rPr>
          <w:rFonts w:hint="eastAsia"/>
          <w:szCs w:val="21"/>
          <w:lang w:eastAsia="en-US"/>
        </w:rPr>
        <w:t>2010</w:t>
      </w:r>
      <w:r>
        <w:rPr>
          <w:rFonts w:hint="eastAsia"/>
          <w:szCs w:val="21"/>
        </w:rPr>
        <w:t xml:space="preserve"> </w:t>
      </w:r>
      <w:r>
        <w:rPr>
          <w:rFonts w:hint="eastAsia"/>
          <w:szCs w:val="21"/>
          <w:lang w:eastAsia="en-US"/>
        </w:rPr>
        <w:t>1104-BPO-889T023&amp;cult=CN</w:t>
      </w:r>
      <w:r>
        <w:rPr>
          <w:rFonts w:hint="eastAsia"/>
          <w:szCs w:val="21"/>
        </w:rPr>
        <w:t>．</w:t>
      </w:r>
    </w:p>
    <w:p w14:paraId="52F2124A" w14:textId="77777777" w:rsidR="003339B6" w:rsidRDefault="00000000">
      <w:pPr>
        <w:spacing w:line="360" w:lineRule="auto"/>
        <w:ind w:left="420" w:hanging="420"/>
        <w:rPr>
          <w:szCs w:val="21"/>
        </w:rPr>
      </w:pPr>
      <w:r>
        <w:rPr>
          <w:szCs w:val="21"/>
        </w:rPr>
        <w:t>[1</w:t>
      </w:r>
      <w:r>
        <w:rPr>
          <w:rFonts w:hint="eastAsia"/>
          <w:szCs w:val="21"/>
        </w:rPr>
        <w:t>7</w:t>
      </w:r>
      <w:r>
        <w:rPr>
          <w:szCs w:val="21"/>
        </w:rPr>
        <w:t>]</w:t>
      </w:r>
      <w:r>
        <w:rPr>
          <w:rFonts w:hint="eastAsia"/>
          <w:szCs w:val="21"/>
        </w:rPr>
        <w:t xml:space="preserve"> </w:t>
      </w:r>
      <w:r>
        <w:rPr>
          <w:rFonts w:hint="eastAsia"/>
          <w:szCs w:val="21"/>
          <w:lang w:val="zh-TW" w:eastAsia="zh-TW"/>
        </w:rPr>
        <w:t>赵学功</w:t>
      </w:r>
      <w:r>
        <w:rPr>
          <w:rFonts w:hint="eastAsia"/>
          <w:szCs w:val="21"/>
          <w:lang w:val="zh-TW"/>
        </w:rPr>
        <w:t>．</w:t>
      </w:r>
      <w:r>
        <w:rPr>
          <w:rFonts w:hint="eastAsia"/>
          <w:szCs w:val="21"/>
          <w:lang w:val="zh-TW" w:eastAsia="zh-TW"/>
        </w:rPr>
        <w:t>当代美国外交</w:t>
      </w:r>
      <w:r>
        <w:rPr>
          <w:rFonts w:hint="eastAsia"/>
          <w:szCs w:val="21"/>
        </w:rPr>
        <w:t>[M/OL]</w:t>
      </w:r>
      <w:r>
        <w:rPr>
          <w:rFonts w:hint="eastAsia"/>
          <w:szCs w:val="21"/>
        </w:rPr>
        <w:t>．</w:t>
      </w:r>
      <w:r>
        <w:rPr>
          <w:rFonts w:hint="eastAsia"/>
          <w:szCs w:val="21"/>
          <w:lang w:val="zh-TW" w:eastAsia="zh-TW"/>
        </w:rPr>
        <w:t>北京：社会科学文献出版社</w:t>
      </w:r>
      <w:r>
        <w:rPr>
          <w:rFonts w:hint="eastAsia"/>
          <w:szCs w:val="21"/>
        </w:rPr>
        <w:t>，</w:t>
      </w:r>
      <w:r>
        <w:rPr>
          <w:rFonts w:hint="eastAsia"/>
          <w:szCs w:val="21"/>
        </w:rPr>
        <w:t>2001[2014-06 -11]</w:t>
      </w:r>
      <w:r>
        <w:rPr>
          <w:rFonts w:hint="eastAsia"/>
          <w:szCs w:val="21"/>
        </w:rPr>
        <w:t>．</w:t>
      </w:r>
      <w:r>
        <w:rPr>
          <w:rFonts w:hint="eastAsia"/>
          <w:szCs w:val="21"/>
        </w:rPr>
        <w:t>http://www.cadal.zju.edu.cn/book/trySinglePage/33023884/l</w:t>
      </w:r>
      <w:r>
        <w:rPr>
          <w:rFonts w:hint="eastAsia"/>
          <w:szCs w:val="21"/>
        </w:rPr>
        <w:t>．</w:t>
      </w:r>
    </w:p>
    <w:p w14:paraId="079029E0" w14:textId="77777777" w:rsidR="003339B6" w:rsidRDefault="00000000">
      <w:pPr>
        <w:spacing w:line="360" w:lineRule="auto"/>
        <w:ind w:left="420" w:hanging="420"/>
        <w:rPr>
          <w:szCs w:val="21"/>
        </w:rPr>
      </w:pPr>
      <w:r>
        <w:rPr>
          <w:szCs w:val="21"/>
        </w:rPr>
        <w:t>[1</w:t>
      </w:r>
      <w:r>
        <w:rPr>
          <w:rFonts w:hint="eastAsia"/>
          <w:szCs w:val="21"/>
        </w:rPr>
        <w:t>8</w:t>
      </w:r>
      <w:r>
        <w:rPr>
          <w:szCs w:val="21"/>
        </w:rPr>
        <w:t>]</w:t>
      </w:r>
      <w:r>
        <w:rPr>
          <w:rFonts w:hint="eastAsia"/>
          <w:szCs w:val="21"/>
        </w:rPr>
        <w:t xml:space="preserve"> </w:t>
      </w:r>
      <w:r>
        <w:rPr>
          <w:rFonts w:hint="eastAsia"/>
          <w:szCs w:val="21"/>
        </w:rPr>
        <w:t>傅刚，赵承，李佳路．大风沙过后的思考</w:t>
      </w:r>
      <w:r>
        <w:rPr>
          <w:rFonts w:hint="eastAsia"/>
          <w:szCs w:val="21"/>
        </w:rPr>
        <w:t>[N/OL]</w:t>
      </w:r>
      <w:r>
        <w:rPr>
          <w:rFonts w:hint="eastAsia"/>
          <w:szCs w:val="21"/>
        </w:rPr>
        <w:t>．北京青年报，</w:t>
      </w:r>
      <w:r>
        <w:rPr>
          <w:rFonts w:hint="eastAsia"/>
          <w:szCs w:val="21"/>
        </w:rPr>
        <w:t xml:space="preserve">2001-12-19 </w:t>
      </w:r>
      <w:r>
        <w:rPr>
          <w:rFonts w:hint="eastAsia"/>
          <w:szCs w:val="21"/>
        </w:rPr>
        <w:lastRenderedPageBreak/>
        <w:t>[2005-09-28]</w:t>
      </w:r>
      <w:r>
        <w:rPr>
          <w:rFonts w:hint="eastAsia"/>
          <w:szCs w:val="21"/>
        </w:rPr>
        <w:t>．</w:t>
      </w:r>
      <w:r>
        <w:rPr>
          <w:rFonts w:hint="eastAsia"/>
          <w:szCs w:val="21"/>
        </w:rPr>
        <w:t>http://www.bjyouth.com.cn/Bqb/20000412/GB/4216%5ED0412B1401.htm.</w:t>
      </w:r>
    </w:p>
    <w:p w14:paraId="075CC2B0" w14:textId="77777777" w:rsidR="003339B6" w:rsidRDefault="00000000">
      <w:pPr>
        <w:spacing w:line="360" w:lineRule="auto"/>
        <w:ind w:left="420" w:hanging="420"/>
        <w:rPr>
          <w:szCs w:val="21"/>
        </w:rPr>
      </w:pPr>
      <w:r>
        <w:rPr>
          <w:szCs w:val="21"/>
        </w:rPr>
        <w:t>[1</w:t>
      </w:r>
      <w:r>
        <w:rPr>
          <w:rFonts w:hint="eastAsia"/>
          <w:szCs w:val="21"/>
        </w:rPr>
        <w:t>9</w:t>
      </w:r>
      <w:r>
        <w:rPr>
          <w:szCs w:val="21"/>
        </w:rPr>
        <w:t>]</w:t>
      </w:r>
      <w:r>
        <w:rPr>
          <w:rFonts w:hint="eastAsia"/>
          <w:szCs w:val="21"/>
        </w:rPr>
        <w:t xml:space="preserve"> </w:t>
      </w:r>
      <w:r>
        <w:rPr>
          <w:rFonts w:hint="eastAsia"/>
          <w:szCs w:val="21"/>
        </w:rPr>
        <w:t>萧</w:t>
      </w:r>
      <w:proofErr w:type="gramStart"/>
      <w:r>
        <w:rPr>
          <w:rFonts w:hint="eastAsia"/>
          <w:szCs w:val="21"/>
        </w:rPr>
        <w:t>饪</w:t>
      </w:r>
      <w:proofErr w:type="gramEnd"/>
      <w:r>
        <w:rPr>
          <w:rFonts w:hint="eastAsia"/>
          <w:szCs w:val="21"/>
        </w:rPr>
        <w:t>．电子资源出版业信息化迈入快车道</w:t>
      </w:r>
      <w:r>
        <w:rPr>
          <w:rFonts w:hint="eastAsia"/>
          <w:szCs w:val="21"/>
        </w:rPr>
        <w:t>[EB/OL]</w:t>
      </w:r>
      <w:r>
        <w:rPr>
          <w:rFonts w:hint="eastAsia"/>
          <w:szCs w:val="21"/>
        </w:rPr>
        <w:t>．</w:t>
      </w:r>
      <w:r>
        <w:rPr>
          <w:rFonts w:hint="eastAsia"/>
          <w:szCs w:val="21"/>
        </w:rPr>
        <w:t>(2001-12-19)[2002 -04- 15]</w:t>
      </w:r>
      <w:r>
        <w:rPr>
          <w:rFonts w:hint="eastAsia"/>
          <w:szCs w:val="21"/>
        </w:rPr>
        <w:t>．</w:t>
      </w:r>
      <w:r>
        <w:rPr>
          <w:rFonts w:hint="eastAsia"/>
          <w:szCs w:val="21"/>
        </w:rPr>
        <w:t>http://www. ereader.com/news/20011219/200112190019.html.</w:t>
      </w:r>
    </w:p>
    <w:p w14:paraId="3062D5B7" w14:textId="77777777" w:rsidR="003339B6" w:rsidRDefault="00000000">
      <w:pPr>
        <w:spacing w:before="480" w:after="360" w:line="400" w:lineRule="exact"/>
        <w:jc w:val="center"/>
        <w:outlineLvl w:val="0"/>
        <w:rPr>
          <w:b/>
          <w:bCs/>
          <w:color w:val="000000"/>
          <w:sz w:val="32"/>
          <w:szCs w:val="32"/>
          <w:shd w:val="clear" w:color="auto" w:fill="FFFFFF"/>
        </w:rPr>
      </w:pPr>
      <w:r>
        <w:rPr>
          <w:szCs w:val="21"/>
        </w:rPr>
        <w:br w:type="page"/>
      </w:r>
      <w:bookmarkStart w:id="182" w:name="_Toc25539"/>
      <w:bookmarkStart w:id="183" w:name="_Toc24116"/>
      <w:bookmarkStart w:id="184" w:name="_Toc2559"/>
      <w:bookmarkStart w:id="185" w:name="_Toc19230"/>
      <w:bookmarkStart w:id="186" w:name="_Toc29260"/>
      <w:commentRangeStart w:id="187"/>
      <w:r>
        <w:rPr>
          <w:rFonts w:hint="eastAsia"/>
          <w:b/>
          <w:bCs/>
          <w:color w:val="000000"/>
          <w:sz w:val="32"/>
          <w:szCs w:val="32"/>
          <w:shd w:val="clear" w:color="auto" w:fill="FFFFFF"/>
        </w:rPr>
        <w:lastRenderedPageBreak/>
        <w:t>致</w:t>
      </w:r>
      <w:r>
        <w:rPr>
          <w:rFonts w:hint="eastAsia"/>
          <w:b/>
          <w:bCs/>
          <w:color w:val="000000"/>
          <w:sz w:val="32"/>
          <w:szCs w:val="32"/>
          <w:shd w:val="clear" w:color="auto" w:fill="FFFFFF"/>
        </w:rPr>
        <w:t xml:space="preserve">    </w:t>
      </w:r>
      <w:r>
        <w:rPr>
          <w:rFonts w:hint="eastAsia"/>
          <w:b/>
          <w:bCs/>
          <w:color w:val="000000"/>
          <w:sz w:val="32"/>
          <w:szCs w:val="32"/>
          <w:shd w:val="clear" w:color="auto" w:fill="FFFFFF"/>
        </w:rPr>
        <w:t>谢</w:t>
      </w:r>
      <w:commentRangeEnd w:id="187"/>
      <w:r>
        <w:rPr>
          <w:rFonts w:hint="eastAsia"/>
          <w:b/>
          <w:bCs/>
          <w:color w:val="000000"/>
          <w:sz w:val="32"/>
          <w:szCs w:val="32"/>
          <w:shd w:val="clear" w:color="auto" w:fill="FFFFFF"/>
        </w:rPr>
        <w:commentReference w:id="187"/>
      </w:r>
      <w:bookmarkEnd w:id="182"/>
      <w:bookmarkEnd w:id="183"/>
      <w:bookmarkEnd w:id="184"/>
      <w:bookmarkEnd w:id="185"/>
      <w:bookmarkEnd w:id="186"/>
    </w:p>
    <w:p w14:paraId="58B768A0" w14:textId="77777777" w:rsidR="003339B6" w:rsidRDefault="00000000">
      <w:pPr>
        <w:spacing w:line="400" w:lineRule="exact"/>
        <w:ind w:firstLineChars="200" w:firstLine="480"/>
        <w:rPr>
          <w:sz w:val="24"/>
        </w:rPr>
      </w:pPr>
      <w:proofErr w:type="gramStart"/>
      <w:r>
        <w:rPr>
          <w:rFonts w:hint="eastAsia"/>
          <w:sz w:val="24"/>
        </w:rPr>
        <w:t>正文文字正文文字正文文字正文文字正文文字正文文字正文文字正文文字正文文字正文文字</w:t>
      </w:r>
      <w:proofErr w:type="gramEnd"/>
      <w:r>
        <w:rPr>
          <w:rFonts w:hint="eastAsia"/>
          <w:sz w:val="24"/>
        </w:rPr>
        <w:t>正文文字正文</w:t>
      </w:r>
      <w:r>
        <w:rPr>
          <w:rFonts w:hint="eastAsia"/>
          <w:sz w:val="24"/>
        </w:rPr>
        <w:t xml:space="preserve">, </w:t>
      </w:r>
      <w:proofErr w:type="gramStart"/>
      <w:r>
        <w:rPr>
          <w:rFonts w:hint="eastAsia"/>
          <w:sz w:val="24"/>
        </w:rPr>
        <w:t>文字正文文字正文文字正文文字正文文字正文文字正文文字正文文字正文文字正文文字正文</w:t>
      </w:r>
      <w:proofErr w:type="gramEnd"/>
      <w:r>
        <w:rPr>
          <w:rFonts w:hint="eastAsia"/>
          <w:sz w:val="24"/>
        </w:rPr>
        <w:t>文字正文</w:t>
      </w:r>
      <w:proofErr w:type="gramStart"/>
      <w:r>
        <w:rPr>
          <w:rFonts w:hint="eastAsia"/>
          <w:sz w:val="24"/>
        </w:rPr>
        <w:t>文</w:t>
      </w:r>
      <w:proofErr w:type="gramEnd"/>
      <w:r>
        <w:rPr>
          <w:rFonts w:hint="eastAsia"/>
          <w:sz w:val="24"/>
        </w:rPr>
        <w:t xml:space="preserve">, </w:t>
      </w:r>
      <w:r>
        <w:rPr>
          <w:rFonts w:hint="eastAsia"/>
          <w:sz w:val="24"/>
        </w:rPr>
        <w:t>字正文文字</w:t>
      </w:r>
      <w:r>
        <w:rPr>
          <w:rFonts w:hint="eastAsia"/>
          <w:sz w:val="24"/>
        </w:rPr>
        <w:t>.</w:t>
      </w:r>
    </w:p>
    <w:p w14:paraId="08C535A7" w14:textId="77777777" w:rsidR="003339B6" w:rsidRDefault="00000000">
      <w:pPr>
        <w:spacing w:line="400" w:lineRule="exact"/>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正文</w:t>
      </w:r>
      <w:proofErr w:type="gramStart"/>
      <w:r>
        <w:rPr>
          <w:rFonts w:hint="eastAsia"/>
          <w:sz w:val="24"/>
        </w:rPr>
        <w:t>文</w:t>
      </w:r>
      <w:proofErr w:type="gramEnd"/>
      <w:r>
        <w:rPr>
          <w:rFonts w:hint="eastAsia"/>
          <w:sz w:val="24"/>
        </w:rPr>
        <w:t xml:space="preserve">, </w:t>
      </w:r>
      <w:r>
        <w:rPr>
          <w:rFonts w:hint="eastAsia"/>
          <w:sz w:val="24"/>
        </w:rPr>
        <w:t>字正文文字</w:t>
      </w:r>
      <w:r>
        <w:rPr>
          <w:rFonts w:hint="eastAsia"/>
          <w:sz w:val="24"/>
        </w:rPr>
        <w:t>.</w:t>
      </w:r>
    </w:p>
    <w:p w14:paraId="51818DA7" w14:textId="77777777" w:rsidR="003339B6" w:rsidRDefault="00000000">
      <w:pPr>
        <w:spacing w:line="400" w:lineRule="exact"/>
        <w:ind w:firstLineChars="200" w:firstLine="420"/>
        <w:rPr>
          <w:sz w:val="24"/>
        </w:rPr>
      </w:pPr>
      <w:commentRangeStart w:id="188"/>
      <w:commentRangeEnd w:id="188"/>
      <w:r>
        <w:commentReference w:id="188"/>
      </w:r>
    </w:p>
    <w:p w14:paraId="449F1B37" w14:textId="77777777" w:rsidR="003339B6" w:rsidRDefault="003339B6">
      <w:pPr>
        <w:spacing w:line="360" w:lineRule="auto"/>
        <w:rPr>
          <w:szCs w:val="21"/>
        </w:rPr>
      </w:pPr>
    </w:p>
    <w:p w14:paraId="26D1DA12" w14:textId="77777777" w:rsidR="003339B6" w:rsidRDefault="00000000">
      <w:pPr>
        <w:spacing w:before="480" w:after="360" w:line="400" w:lineRule="exact"/>
        <w:outlineLvl w:val="0"/>
        <w:rPr>
          <w:szCs w:val="21"/>
        </w:rPr>
      </w:pPr>
      <w:r>
        <w:rPr>
          <w:rFonts w:hint="eastAsia"/>
          <w:b/>
          <w:bCs/>
          <w:color w:val="000000"/>
          <w:sz w:val="32"/>
          <w:szCs w:val="32"/>
          <w:shd w:val="clear" w:color="auto" w:fill="FFFFFF"/>
        </w:rPr>
        <w:br w:type="page"/>
      </w:r>
      <w:bookmarkStart w:id="189" w:name="_Toc13621"/>
      <w:bookmarkStart w:id="190" w:name="_Toc16762"/>
      <w:bookmarkStart w:id="191" w:name="_Toc10467"/>
      <w:bookmarkStart w:id="192" w:name="_Toc18742"/>
      <w:commentRangeStart w:id="193"/>
      <w:r>
        <w:rPr>
          <w:rFonts w:hint="eastAsia"/>
          <w:b/>
          <w:bCs/>
          <w:color w:val="000000"/>
          <w:sz w:val="32"/>
          <w:szCs w:val="32"/>
          <w:shd w:val="clear" w:color="auto" w:fill="FFFFFF"/>
        </w:rPr>
        <w:lastRenderedPageBreak/>
        <w:t>附录</w:t>
      </w:r>
      <w:r>
        <w:rPr>
          <w:rFonts w:hint="eastAsia"/>
          <w:b/>
          <w:bCs/>
          <w:color w:val="000000"/>
          <w:sz w:val="32"/>
          <w:szCs w:val="32"/>
          <w:shd w:val="clear" w:color="auto" w:fill="FFFFFF"/>
        </w:rPr>
        <w:t>A</w:t>
      </w:r>
      <w:commentRangeEnd w:id="193"/>
      <w:r>
        <w:rPr>
          <w:rFonts w:hint="eastAsia"/>
          <w:b/>
          <w:bCs/>
          <w:color w:val="000000"/>
          <w:sz w:val="32"/>
          <w:szCs w:val="32"/>
          <w:shd w:val="clear" w:color="auto" w:fill="FFFFFF"/>
        </w:rPr>
        <w:commentReference w:id="193"/>
      </w:r>
      <w:bookmarkEnd w:id="177"/>
      <w:bookmarkEnd w:id="189"/>
      <w:bookmarkEnd w:id="190"/>
      <w:bookmarkEnd w:id="191"/>
      <w:r>
        <w:rPr>
          <w:rFonts w:hint="eastAsia"/>
          <w:b/>
          <w:bCs/>
          <w:color w:val="000000"/>
          <w:sz w:val="32"/>
          <w:szCs w:val="32"/>
          <w:shd w:val="clear" w:color="auto" w:fill="FFFFFF"/>
        </w:rPr>
        <w:t xml:space="preserve"> </w:t>
      </w:r>
      <w:r>
        <w:rPr>
          <w:rFonts w:cs="宋体"/>
          <w:b/>
          <w:bCs/>
          <w:kern w:val="0"/>
          <w:sz w:val="32"/>
          <w:szCs w:val="44"/>
        </w:rPr>
        <w:t>论文检测报告</w:t>
      </w:r>
      <w:bookmarkEnd w:id="192"/>
    </w:p>
    <w:p w14:paraId="2F97D6EB" w14:textId="77777777" w:rsidR="003339B6" w:rsidRDefault="00000000">
      <w:pPr>
        <w:spacing w:line="400" w:lineRule="exact"/>
        <w:ind w:firstLineChars="200" w:firstLine="420"/>
        <w:rPr>
          <w:szCs w:val="21"/>
        </w:rPr>
      </w:pPr>
      <w:commentRangeStart w:id="194"/>
      <w:commentRangeEnd w:id="194"/>
      <w:r>
        <w:rPr>
          <w:szCs w:val="21"/>
        </w:rPr>
        <w:commentReference w:id="194"/>
      </w:r>
      <w:proofErr w:type="gramStart"/>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Cs w:val="21"/>
        </w:rPr>
        <w:t>.</w:t>
      </w:r>
    </w:p>
    <w:p w14:paraId="43D339EE" w14:textId="77777777" w:rsidR="003339B6" w:rsidRDefault="00000000">
      <w:pPr>
        <w:spacing w:line="400" w:lineRule="exact"/>
        <w:ind w:firstLineChars="200" w:firstLine="420"/>
        <w:rPr>
          <w:szCs w:val="21"/>
        </w:rPr>
      </w:pPr>
      <w:proofErr w:type="gramStart"/>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Cs w:val="21"/>
        </w:rPr>
        <w:t>.</w:t>
      </w:r>
    </w:p>
    <w:p w14:paraId="0C6CEFB6" w14:textId="77777777" w:rsidR="003339B6" w:rsidRDefault="003339B6">
      <w:pPr>
        <w:spacing w:line="400" w:lineRule="exact"/>
        <w:ind w:firstLineChars="200" w:firstLine="420"/>
        <w:rPr>
          <w:szCs w:val="21"/>
        </w:rPr>
      </w:pPr>
    </w:p>
    <w:bookmarkEnd w:id="178"/>
    <w:p w14:paraId="2AB502CD" w14:textId="77777777" w:rsidR="003339B6" w:rsidRDefault="00000000">
      <w:pPr>
        <w:spacing w:before="480" w:after="360" w:line="400" w:lineRule="exact"/>
        <w:outlineLvl w:val="0"/>
        <w:rPr>
          <w:szCs w:val="21"/>
        </w:rPr>
      </w:pPr>
      <w:r>
        <w:rPr>
          <w:szCs w:val="21"/>
        </w:rPr>
        <w:br w:type="page"/>
      </w:r>
      <w:bookmarkStart w:id="195" w:name="_Toc29782"/>
      <w:r>
        <w:rPr>
          <w:rFonts w:hint="eastAsia"/>
          <w:b/>
          <w:bCs/>
          <w:color w:val="000000"/>
          <w:sz w:val="32"/>
          <w:szCs w:val="32"/>
          <w:shd w:val="clear" w:color="auto" w:fill="FFFFFF"/>
        </w:rPr>
        <w:lastRenderedPageBreak/>
        <w:t>附录</w:t>
      </w:r>
      <w:r>
        <w:rPr>
          <w:rFonts w:hint="eastAsia"/>
          <w:b/>
          <w:bCs/>
          <w:color w:val="000000"/>
          <w:sz w:val="32"/>
          <w:szCs w:val="32"/>
          <w:shd w:val="clear" w:color="auto" w:fill="FFFFFF"/>
        </w:rPr>
        <w:t xml:space="preserve">B </w:t>
      </w:r>
      <w:r>
        <w:rPr>
          <w:rFonts w:cs="宋体" w:hint="eastAsia"/>
          <w:b/>
          <w:bCs/>
          <w:kern w:val="0"/>
          <w:sz w:val="32"/>
          <w:szCs w:val="44"/>
        </w:rPr>
        <w:t>波浪数值模拟程序</w:t>
      </w:r>
      <w:bookmarkEnd w:id="195"/>
    </w:p>
    <w:p w14:paraId="5698A704" w14:textId="77777777" w:rsidR="003339B6" w:rsidRDefault="00000000">
      <w:pPr>
        <w:spacing w:line="400" w:lineRule="exact"/>
        <w:ind w:firstLineChars="200" w:firstLine="420"/>
        <w:rPr>
          <w:szCs w:val="21"/>
        </w:rPr>
      </w:pPr>
      <w:proofErr w:type="gramStart"/>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Cs w:val="21"/>
        </w:rPr>
        <w:t>正文</w:t>
      </w:r>
      <w:r>
        <w:rPr>
          <w:rFonts w:hint="eastAsia"/>
          <w:szCs w:val="21"/>
        </w:rPr>
        <w:t xml:space="preserve">, </w:t>
      </w:r>
      <w:r>
        <w:rPr>
          <w:rFonts w:hint="eastAsia"/>
          <w:szCs w:val="21"/>
        </w:rPr>
        <w:t>文字正文文字</w:t>
      </w:r>
      <w:r>
        <w:rPr>
          <w:rFonts w:hint="eastAsia"/>
          <w:szCs w:val="21"/>
        </w:rPr>
        <w:t>.</w:t>
      </w:r>
    </w:p>
    <w:p w14:paraId="0368277B" w14:textId="77777777" w:rsidR="003339B6" w:rsidRDefault="00000000">
      <w:pPr>
        <w:spacing w:line="400" w:lineRule="exact"/>
        <w:ind w:firstLineChars="200" w:firstLine="420"/>
        <w:rPr>
          <w:szCs w:val="21"/>
        </w:rPr>
      </w:pPr>
      <w:proofErr w:type="gramStart"/>
      <w:r>
        <w:rPr>
          <w:rFonts w:hint="eastAsia"/>
          <w:szCs w:val="21"/>
        </w:rPr>
        <w:t>正文文字正文文字正文文字正文文字正文文字正文文字正文文字正文文字正文文字正文文字</w:t>
      </w:r>
      <w:proofErr w:type="gramEnd"/>
      <w:r>
        <w:rPr>
          <w:rFonts w:hint="eastAsia"/>
          <w:szCs w:val="21"/>
        </w:rPr>
        <w:t>正文文字正文</w:t>
      </w:r>
      <w:proofErr w:type="gramStart"/>
      <w:r>
        <w:rPr>
          <w:rFonts w:hint="eastAsia"/>
          <w:szCs w:val="21"/>
        </w:rPr>
        <w:t>文</w:t>
      </w:r>
      <w:proofErr w:type="gramEnd"/>
      <w:r>
        <w:rPr>
          <w:rFonts w:hint="eastAsia"/>
          <w:szCs w:val="21"/>
        </w:rPr>
        <w:t xml:space="preserve">, </w:t>
      </w:r>
      <w:r>
        <w:rPr>
          <w:rFonts w:hint="eastAsia"/>
          <w:szCs w:val="21"/>
        </w:rPr>
        <w:t>字</w:t>
      </w:r>
      <w:proofErr w:type="gramStart"/>
      <w:r>
        <w:rPr>
          <w:rFonts w:hint="eastAsia"/>
          <w:szCs w:val="21"/>
        </w:rPr>
        <w:t>正文文字正文文字正文文字正文文字正文文字正文文字正文文字正文文字正文文字正文文字正文文字正文文字</w:t>
      </w:r>
      <w:proofErr w:type="gramEnd"/>
      <w:r>
        <w:rPr>
          <w:rFonts w:hint="eastAsia"/>
          <w:szCs w:val="21"/>
        </w:rPr>
        <w:t>.</w:t>
      </w:r>
    </w:p>
    <w:p w14:paraId="7B0A8EA6" w14:textId="77777777" w:rsidR="003339B6" w:rsidRDefault="003339B6">
      <w:pPr>
        <w:spacing w:line="400" w:lineRule="exact"/>
        <w:ind w:firstLineChars="200" w:firstLine="420"/>
        <w:rPr>
          <w:szCs w:val="21"/>
        </w:rPr>
      </w:pPr>
    </w:p>
    <w:p w14:paraId="5AF1F93F" w14:textId="77777777" w:rsidR="003339B6" w:rsidRDefault="003339B6">
      <w:pPr>
        <w:spacing w:line="400" w:lineRule="exact"/>
        <w:ind w:firstLineChars="200" w:firstLine="420"/>
        <w:rPr>
          <w:szCs w:val="21"/>
        </w:rPr>
      </w:pPr>
    </w:p>
    <w:p w14:paraId="29930C39" w14:textId="77777777" w:rsidR="003339B6" w:rsidRDefault="00000000">
      <w:pPr>
        <w:pageBreakBefore/>
        <w:spacing w:line="400" w:lineRule="exact"/>
        <w:ind w:firstLineChars="200" w:firstLine="643"/>
        <w:outlineLvl w:val="0"/>
        <w:rPr>
          <w:b/>
          <w:bCs/>
          <w:color w:val="000000"/>
          <w:sz w:val="32"/>
          <w:szCs w:val="32"/>
          <w:shd w:val="clear" w:color="auto" w:fill="FFFFFF"/>
        </w:rPr>
      </w:pPr>
      <w:bookmarkStart w:id="196" w:name="_Toc10034"/>
      <w:r>
        <w:rPr>
          <w:rFonts w:hint="eastAsia"/>
          <w:b/>
          <w:bCs/>
          <w:color w:val="000000"/>
          <w:sz w:val="32"/>
          <w:szCs w:val="32"/>
          <w:shd w:val="clear" w:color="auto" w:fill="FFFFFF"/>
        </w:rPr>
        <w:lastRenderedPageBreak/>
        <w:t>附录</w:t>
      </w:r>
      <w:r>
        <w:rPr>
          <w:rFonts w:hint="eastAsia"/>
          <w:b/>
          <w:bCs/>
          <w:color w:val="000000"/>
          <w:sz w:val="32"/>
          <w:szCs w:val="32"/>
          <w:shd w:val="clear" w:color="auto" w:fill="FFFFFF"/>
        </w:rPr>
        <w:t xml:space="preserve">C </w:t>
      </w:r>
      <w:r>
        <w:rPr>
          <w:rFonts w:hint="eastAsia"/>
          <w:b/>
          <w:bCs/>
          <w:color w:val="000000"/>
          <w:sz w:val="32"/>
          <w:szCs w:val="32"/>
          <w:shd w:val="clear" w:color="auto" w:fill="FFFFFF"/>
        </w:rPr>
        <w:t>任务书</w:t>
      </w:r>
      <w:bookmarkEnd w:id="196"/>
    </w:p>
    <w:p w14:paraId="5180B957" w14:textId="77777777" w:rsidR="003339B6" w:rsidRDefault="00000000">
      <w:pPr>
        <w:spacing w:line="600" w:lineRule="auto"/>
        <w:jc w:val="center"/>
      </w:pPr>
      <w:r>
        <w:rPr>
          <w:rFonts w:hint="eastAsia"/>
          <w:b/>
          <w:bCs/>
          <w:sz w:val="52"/>
          <w:szCs w:val="52"/>
        </w:rPr>
        <w:t>湘</w:t>
      </w:r>
      <w:r>
        <w:rPr>
          <w:b/>
          <w:bCs/>
          <w:sz w:val="52"/>
          <w:szCs w:val="52"/>
        </w:rPr>
        <w:t xml:space="preserve">  </w:t>
      </w:r>
      <w:r>
        <w:rPr>
          <w:rFonts w:hint="eastAsia"/>
          <w:b/>
          <w:bCs/>
          <w:sz w:val="52"/>
          <w:szCs w:val="52"/>
        </w:rPr>
        <w:t>潭</w:t>
      </w:r>
      <w:r>
        <w:rPr>
          <w:b/>
          <w:bCs/>
          <w:sz w:val="52"/>
          <w:szCs w:val="52"/>
        </w:rPr>
        <w:t xml:space="preserve">  </w:t>
      </w:r>
      <w:r>
        <w:rPr>
          <w:rFonts w:hint="eastAsia"/>
          <w:b/>
          <w:bCs/>
          <w:sz w:val="52"/>
          <w:szCs w:val="52"/>
        </w:rPr>
        <w:t>大</w:t>
      </w:r>
      <w:r>
        <w:rPr>
          <w:b/>
          <w:bCs/>
          <w:sz w:val="52"/>
          <w:szCs w:val="52"/>
        </w:rPr>
        <w:t xml:space="preserve"> </w:t>
      </w:r>
      <w:r>
        <w:rPr>
          <w:rFonts w:hint="eastAsia"/>
          <w:b/>
          <w:bCs/>
          <w:sz w:val="52"/>
          <w:szCs w:val="52"/>
        </w:rPr>
        <w:t>学</w:t>
      </w:r>
    </w:p>
    <w:p w14:paraId="02C6E076" w14:textId="77777777" w:rsidR="003339B6" w:rsidRDefault="00000000">
      <w:pPr>
        <w:spacing w:afterLines="50" w:after="161"/>
        <w:jc w:val="center"/>
        <w:rPr>
          <w:b/>
          <w:bCs/>
          <w:sz w:val="52"/>
          <w:szCs w:val="52"/>
        </w:rPr>
      </w:pPr>
      <w:r>
        <w:rPr>
          <w:rFonts w:hint="eastAsia"/>
          <w:b/>
          <w:bCs/>
          <w:sz w:val="52"/>
          <w:szCs w:val="52"/>
        </w:rPr>
        <w:t>毕业论文（设计）任务书</w:t>
      </w:r>
    </w:p>
    <w:p w14:paraId="6FE1894D" w14:textId="77777777" w:rsidR="003339B6" w:rsidRDefault="00000000">
      <w:pPr>
        <w:tabs>
          <w:tab w:val="left" w:pos="9030"/>
        </w:tabs>
        <w:spacing w:line="440" w:lineRule="exact"/>
        <w:rPr>
          <w:sz w:val="24"/>
          <w:u w:val="single"/>
        </w:rPr>
      </w:pPr>
      <w:r>
        <w:rPr>
          <w:rFonts w:hint="eastAsia"/>
          <w:sz w:val="24"/>
        </w:rPr>
        <w:t>毕业论文（设计）题目：</w:t>
      </w:r>
      <w:r>
        <w:rPr>
          <w:sz w:val="24"/>
          <w:u w:val="single"/>
        </w:rPr>
        <w:t xml:space="preserve">   </w:t>
      </w:r>
      <w:r>
        <w:rPr>
          <w:rFonts w:hint="eastAsia"/>
          <w:sz w:val="24"/>
          <w:u w:val="single"/>
        </w:rPr>
        <w:t xml:space="preserve">          </w:t>
      </w:r>
      <w:commentRangeStart w:id="197"/>
      <w:r>
        <w:rPr>
          <w:rFonts w:hint="eastAsia"/>
          <w:bCs/>
          <w:sz w:val="24"/>
          <w:u w:val="single"/>
        </w:rPr>
        <w:t>基于深度学习的人脸表情识别</w:t>
      </w:r>
      <w:commentRangeEnd w:id="197"/>
      <w:r>
        <w:rPr>
          <w:rStyle w:val="af3"/>
        </w:rPr>
        <w:commentReference w:id="197"/>
      </w:r>
      <w:r>
        <w:rPr>
          <w:rFonts w:hint="eastAsia"/>
          <w:sz w:val="24"/>
          <w:u w:val="single"/>
        </w:rPr>
        <w:t xml:space="preserve">                       </w:t>
      </w:r>
    </w:p>
    <w:p w14:paraId="7D1709D9" w14:textId="77777777" w:rsidR="003339B6" w:rsidRDefault="00000000">
      <w:pPr>
        <w:tabs>
          <w:tab w:val="left" w:pos="9030"/>
        </w:tabs>
        <w:spacing w:line="440" w:lineRule="exact"/>
        <w:rPr>
          <w:bCs/>
          <w:sz w:val="24"/>
          <w:u w:val="single"/>
        </w:rPr>
      </w:pPr>
      <w:r>
        <w:rPr>
          <w:rFonts w:hint="eastAsia"/>
          <w:sz w:val="24"/>
        </w:rPr>
        <w:t>学号：</w:t>
      </w:r>
      <w:r>
        <w:rPr>
          <w:rFonts w:hint="eastAsia"/>
          <w:sz w:val="24"/>
          <w:u w:val="single"/>
        </w:rPr>
        <w:t xml:space="preserve">   2022130678  </w:t>
      </w:r>
      <w:r>
        <w:rPr>
          <w:rFonts w:hint="eastAsia"/>
          <w:sz w:val="24"/>
        </w:rPr>
        <w:t xml:space="preserve"> </w:t>
      </w:r>
      <w:r>
        <w:rPr>
          <w:rFonts w:hint="eastAsia"/>
          <w:sz w:val="24"/>
        </w:rPr>
        <w:t>姓名：</w:t>
      </w:r>
      <w:r>
        <w:rPr>
          <w:rFonts w:hint="eastAsia"/>
          <w:sz w:val="24"/>
          <w:u w:val="single"/>
        </w:rPr>
        <w:t xml:space="preserve">   </w:t>
      </w:r>
      <w:r>
        <w:rPr>
          <w:rFonts w:hint="eastAsia"/>
          <w:sz w:val="24"/>
          <w:u w:val="single"/>
        </w:rPr>
        <w:t>张</w:t>
      </w:r>
      <w:r>
        <w:rPr>
          <w:rFonts w:hint="eastAsia"/>
          <w:sz w:val="24"/>
          <w:u w:val="single"/>
        </w:rPr>
        <w:t xml:space="preserve">XX </w:t>
      </w:r>
      <w:r>
        <w:rPr>
          <w:rFonts w:hint="eastAsia"/>
          <w:bCs/>
          <w:sz w:val="24"/>
          <w:u w:val="single"/>
        </w:rPr>
        <w:t xml:space="preserve">  </w:t>
      </w:r>
      <w:r>
        <w:rPr>
          <w:rFonts w:hint="eastAsia"/>
          <w:sz w:val="24"/>
          <w:u w:val="single"/>
        </w:rPr>
        <w:t xml:space="preserve">  </w:t>
      </w:r>
      <w:r>
        <w:rPr>
          <w:rFonts w:hint="eastAsia"/>
          <w:sz w:val="24"/>
        </w:rPr>
        <w:t xml:space="preserve"> </w:t>
      </w:r>
      <w:r>
        <w:rPr>
          <w:rFonts w:hint="eastAsia"/>
          <w:sz w:val="24"/>
        </w:rPr>
        <w:t>专业：</w:t>
      </w:r>
      <w:r>
        <w:rPr>
          <w:rFonts w:hint="eastAsia"/>
          <w:sz w:val="24"/>
          <w:u w:val="single"/>
        </w:rPr>
        <w:t xml:space="preserve">                         </w:t>
      </w:r>
      <w:r>
        <w:rPr>
          <w:rFonts w:hint="eastAsia"/>
          <w:bCs/>
          <w:sz w:val="24"/>
          <w:u w:val="single"/>
        </w:rPr>
        <w:t xml:space="preserve">  </w:t>
      </w:r>
    </w:p>
    <w:p w14:paraId="217962C7" w14:textId="77777777" w:rsidR="003339B6" w:rsidRDefault="00000000">
      <w:pPr>
        <w:spacing w:line="440" w:lineRule="exact"/>
        <w:rPr>
          <w:sz w:val="24"/>
          <w:u w:val="single"/>
        </w:rPr>
      </w:pPr>
      <w:r>
        <w:rPr>
          <w:rFonts w:hint="eastAsia"/>
          <w:sz w:val="24"/>
        </w:rPr>
        <w:t>指导教师：</w:t>
      </w:r>
      <w:r>
        <w:rPr>
          <w:rFonts w:hint="eastAsia"/>
          <w:sz w:val="24"/>
          <w:u w:val="single"/>
        </w:rPr>
        <w:t xml:space="preserve">     </w:t>
      </w:r>
      <w:r>
        <w:rPr>
          <w:rFonts w:hint="eastAsia"/>
          <w:sz w:val="24"/>
          <w:u w:val="single"/>
        </w:rPr>
        <w:t>李</w:t>
      </w:r>
      <w:r>
        <w:rPr>
          <w:rFonts w:hint="eastAsia"/>
          <w:sz w:val="24"/>
          <w:u w:val="single"/>
        </w:rPr>
        <w:t>XX</w:t>
      </w:r>
      <w:r>
        <w:rPr>
          <w:rFonts w:hint="eastAsia"/>
          <w:color w:val="FF0000"/>
          <w:sz w:val="13"/>
          <w:szCs w:val="13"/>
          <w:u w:val="single"/>
        </w:rPr>
        <w:t xml:space="preserve"> </w:t>
      </w:r>
      <w:ins w:id="198" w:author="薇薇子" w:date="2025-10-29T10:09:00Z">
        <w:r>
          <w:rPr>
            <w:rFonts w:hint="eastAsia"/>
            <w:color w:val="FF0000"/>
            <w:sz w:val="13"/>
            <w:szCs w:val="13"/>
            <w:u w:val="single"/>
          </w:rPr>
          <w:t>（指导老师签字）</w:t>
        </w:r>
      </w:ins>
      <w:r>
        <w:rPr>
          <w:rFonts w:hint="eastAsia"/>
          <w:bCs/>
          <w:sz w:val="24"/>
          <w:u w:val="single"/>
        </w:rPr>
        <w:t xml:space="preserve">   </w:t>
      </w:r>
      <w:r>
        <w:rPr>
          <w:rFonts w:hint="eastAsia"/>
          <w:sz w:val="24"/>
          <w:u w:val="single"/>
        </w:rPr>
        <w:t xml:space="preserve">    </w:t>
      </w:r>
      <w:r>
        <w:rPr>
          <w:rFonts w:hint="eastAsia"/>
          <w:sz w:val="24"/>
        </w:rPr>
        <w:t xml:space="preserve">   </w:t>
      </w:r>
      <w:r>
        <w:rPr>
          <w:rFonts w:hint="eastAsia"/>
          <w:sz w:val="24"/>
        </w:rPr>
        <w:t>系主任：</w:t>
      </w:r>
      <w:r>
        <w:rPr>
          <w:rFonts w:hint="eastAsia"/>
          <w:sz w:val="24"/>
          <w:u w:val="single"/>
        </w:rPr>
        <w:t xml:space="preserve">         XXX </w:t>
      </w:r>
      <w:ins w:id="199" w:author="薇薇子" w:date="2025-10-29T10:10:00Z">
        <w:r>
          <w:rPr>
            <w:rFonts w:hint="eastAsia"/>
            <w:color w:val="FF0000"/>
            <w:sz w:val="13"/>
            <w:szCs w:val="13"/>
            <w:u w:val="single"/>
          </w:rPr>
          <w:t>（系主任签字）</w:t>
        </w:r>
      </w:ins>
      <w:r>
        <w:rPr>
          <w:rFonts w:hint="eastAsia"/>
          <w:color w:val="FF0000"/>
          <w:sz w:val="13"/>
          <w:szCs w:val="13"/>
          <w:u w:val="single"/>
        </w:rPr>
        <w:t xml:space="preserve"> </w:t>
      </w:r>
      <w:r>
        <w:rPr>
          <w:rFonts w:hint="eastAsia"/>
          <w:sz w:val="24"/>
          <w:u w:val="single"/>
        </w:rPr>
        <w:t xml:space="preserve">              </w:t>
      </w:r>
    </w:p>
    <w:p w14:paraId="2B4FDDC2" w14:textId="77777777" w:rsidR="003339B6" w:rsidRDefault="00000000">
      <w:pPr>
        <w:spacing w:beforeLines="50" w:before="161" w:afterLines="50" w:after="161" w:line="440" w:lineRule="exact"/>
        <w:ind w:firstLineChars="200" w:firstLine="480"/>
        <w:rPr>
          <w:sz w:val="24"/>
        </w:rPr>
      </w:pPr>
      <w:commentRangeStart w:id="200"/>
      <w:r>
        <w:rPr>
          <w:rFonts w:hint="eastAsia"/>
          <w:sz w:val="24"/>
        </w:rPr>
        <w:t>一、主要内容及基本要求</w:t>
      </w:r>
      <w:commentRangeEnd w:id="200"/>
      <w:r>
        <w:rPr>
          <w:rStyle w:val="af3"/>
        </w:rPr>
        <w:commentReference w:id="200"/>
      </w:r>
    </w:p>
    <w:p w14:paraId="37FCCC48" w14:textId="77777777" w:rsidR="003339B6" w:rsidRDefault="00000000">
      <w:pPr>
        <w:tabs>
          <w:tab w:val="left" w:pos="0"/>
          <w:tab w:val="left" w:pos="9072"/>
        </w:tabs>
        <w:spacing w:line="440" w:lineRule="exact"/>
        <w:rPr>
          <w:sz w:val="24"/>
          <w:u w:val="single"/>
        </w:rPr>
      </w:pPr>
      <w:r>
        <w:rPr>
          <w:rFonts w:hint="eastAsia"/>
          <w:sz w:val="24"/>
          <w:u w:val="single"/>
        </w:rPr>
        <w:t>主</w:t>
      </w:r>
      <w:r>
        <w:rPr>
          <w:rFonts w:hAnsi="宋体"/>
          <w:sz w:val="24"/>
          <w:u w:val="single"/>
        </w:rPr>
        <w:t>要内容：</w:t>
      </w:r>
      <w:r>
        <w:rPr>
          <w:rFonts w:hAnsi="宋体" w:hint="eastAsia"/>
          <w:color w:val="FF0000"/>
          <w:sz w:val="24"/>
          <w:u w:val="single"/>
        </w:rPr>
        <w:t>用布置任务的要求进行表述，不能用完成时。红色字需要删除。</w:t>
      </w:r>
      <w:r>
        <w:rPr>
          <w:sz w:val="24"/>
          <w:u w:val="single"/>
        </w:rPr>
        <w:tab/>
      </w:r>
    </w:p>
    <w:p w14:paraId="657B933F" w14:textId="77777777" w:rsidR="003339B6" w:rsidRDefault="00000000">
      <w:pPr>
        <w:tabs>
          <w:tab w:val="left" w:pos="0"/>
          <w:tab w:val="left" w:pos="420"/>
          <w:tab w:val="right" w:pos="9072"/>
        </w:tabs>
        <w:spacing w:line="440" w:lineRule="exact"/>
        <w:rPr>
          <w:sz w:val="24"/>
          <w:u w:val="single"/>
        </w:rPr>
      </w:pPr>
      <w:r>
        <w:rPr>
          <w:sz w:val="24"/>
          <w:u w:val="single"/>
        </w:rPr>
        <w:tab/>
      </w:r>
      <w:commentRangeStart w:id="201"/>
      <w:r>
        <w:rPr>
          <w:sz w:val="24"/>
          <w:u w:val="single"/>
        </w:rPr>
        <w:t xml:space="preserve">1. </w:t>
      </w:r>
      <w:r>
        <w:rPr>
          <w:rFonts w:hAnsi="宋体"/>
          <w:sz w:val="24"/>
          <w:u w:val="single"/>
        </w:rPr>
        <w:t>总结我国中小民营企业的特点；</w:t>
      </w:r>
      <w:r>
        <w:rPr>
          <w:sz w:val="24"/>
          <w:u w:val="single"/>
        </w:rPr>
        <w:tab/>
      </w:r>
    </w:p>
    <w:p w14:paraId="24B7C4D8" w14:textId="77777777" w:rsidR="003339B6" w:rsidRDefault="00000000">
      <w:pPr>
        <w:tabs>
          <w:tab w:val="left" w:pos="0"/>
          <w:tab w:val="left" w:pos="420"/>
          <w:tab w:val="right" w:pos="9072"/>
        </w:tabs>
        <w:spacing w:line="440" w:lineRule="exact"/>
        <w:rPr>
          <w:sz w:val="24"/>
          <w:u w:val="single"/>
        </w:rPr>
      </w:pPr>
      <w:r>
        <w:rPr>
          <w:sz w:val="24"/>
          <w:u w:val="single"/>
        </w:rPr>
        <w:tab/>
        <w:t xml:space="preserve">2. </w:t>
      </w:r>
      <w:r>
        <w:rPr>
          <w:rFonts w:hAnsi="宋体"/>
          <w:sz w:val="24"/>
          <w:u w:val="single"/>
        </w:rPr>
        <w:t>结合案例分析我国中小民营企业内部控制存在的主要问题；</w:t>
      </w:r>
      <w:r>
        <w:rPr>
          <w:sz w:val="24"/>
          <w:u w:val="single"/>
        </w:rPr>
        <w:tab/>
      </w:r>
    </w:p>
    <w:p w14:paraId="5C8E25BE" w14:textId="77777777" w:rsidR="003339B6" w:rsidRDefault="00000000">
      <w:pPr>
        <w:tabs>
          <w:tab w:val="left" w:pos="0"/>
          <w:tab w:val="left" w:pos="420"/>
          <w:tab w:val="right" w:pos="9072"/>
        </w:tabs>
        <w:spacing w:line="440" w:lineRule="exact"/>
        <w:rPr>
          <w:sz w:val="24"/>
          <w:u w:val="single"/>
        </w:rPr>
      </w:pPr>
      <w:r>
        <w:rPr>
          <w:sz w:val="24"/>
          <w:u w:val="single"/>
        </w:rPr>
        <w:tab/>
        <w:t>3.</w:t>
      </w:r>
      <w:proofErr w:type="gramStart"/>
      <w:r>
        <w:rPr>
          <w:rFonts w:hAnsi="宋体"/>
          <w:sz w:val="24"/>
          <w:u w:val="single"/>
        </w:rPr>
        <w:t>文本文本文本文本文本文本文本文本文本文本</w:t>
      </w:r>
      <w:proofErr w:type="gramEnd"/>
      <w:r>
        <w:rPr>
          <w:rFonts w:hAnsi="宋体"/>
          <w:sz w:val="24"/>
          <w:u w:val="single"/>
        </w:rPr>
        <w:t>；</w:t>
      </w:r>
      <w:r>
        <w:rPr>
          <w:sz w:val="24"/>
          <w:u w:val="single"/>
        </w:rPr>
        <w:tab/>
      </w:r>
    </w:p>
    <w:p w14:paraId="6F759D56" w14:textId="77777777" w:rsidR="003339B6" w:rsidRDefault="00000000">
      <w:pPr>
        <w:tabs>
          <w:tab w:val="left" w:pos="0"/>
          <w:tab w:val="left" w:pos="420"/>
          <w:tab w:val="right" w:pos="9072"/>
        </w:tabs>
        <w:spacing w:line="440" w:lineRule="exact"/>
        <w:rPr>
          <w:sz w:val="24"/>
          <w:u w:val="single"/>
        </w:rPr>
      </w:pPr>
      <w:r>
        <w:rPr>
          <w:sz w:val="24"/>
          <w:u w:val="single"/>
        </w:rPr>
        <w:tab/>
        <w:t>4.</w:t>
      </w:r>
      <w:proofErr w:type="gramStart"/>
      <w:r>
        <w:rPr>
          <w:rFonts w:hAnsi="宋体"/>
          <w:sz w:val="24"/>
          <w:u w:val="single"/>
        </w:rPr>
        <w:t>文本文本文本文本文本文本文本文本文本文本</w:t>
      </w:r>
      <w:proofErr w:type="gramEnd"/>
      <w:r>
        <w:rPr>
          <w:rFonts w:hAnsi="宋体"/>
          <w:sz w:val="24"/>
          <w:u w:val="single"/>
        </w:rPr>
        <w:t>。</w:t>
      </w:r>
      <w:r>
        <w:rPr>
          <w:sz w:val="24"/>
          <w:u w:val="single"/>
        </w:rPr>
        <w:tab/>
      </w:r>
    </w:p>
    <w:p w14:paraId="0D4C0893" w14:textId="77777777" w:rsidR="003339B6" w:rsidRDefault="00000000">
      <w:pPr>
        <w:tabs>
          <w:tab w:val="left" w:pos="0"/>
          <w:tab w:val="left" w:pos="9060"/>
        </w:tabs>
        <w:spacing w:line="440" w:lineRule="exact"/>
        <w:rPr>
          <w:sz w:val="24"/>
          <w:u w:val="single"/>
        </w:rPr>
      </w:pPr>
      <w:r>
        <w:rPr>
          <w:sz w:val="24"/>
          <w:u w:val="single"/>
        </w:rPr>
        <w:tab/>
      </w:r>
    </w:p>
    <w:commentRangeEnd w:id="201"/>
    <w:p w14:paraId="76DEF3CE" w14:textId="77777777" w:rsidR="003339B6" w:rsidRDefault="00000000">
      <w:pPr>
        <w:tabs>
          <w:tab w:val="left" w:pos="0"/>
          <w:tab w:val="right" w:pos="9072"/>
        </w:tabs>
        <w:spacing w:line="440" w:lineRule="exact"/>
        <w:rPr>
          <w:sz w:val="24"/>
          <w:u w:val="single"/>
        </w:rPr>
      </w:pPr>
      <w:r>
        <w:rPr>
          <w:rStyle w:val="af3"/>
          <w:sz w:val="24"/>
          <w:szCs w:val="24"/>
        </w:rPr>
        <w:commentReference w:id="201"/>
      </w:r>
      <w:r>
        <w:rPr>
          <w:rFonts w:hAnsi="宋体"/>
          <w:sz w:val="24"/>
          <w:u w:val="single"/>
        </w:rPr>
        <w:t>基本要求：</w:t>
      </w:r>
      <w:r>
        <w:rPr>
          <w:rFonts w:hAnsi="宋体" w:hint="eastAsia"/>
          <w:color w:val="FF0000"/>
          <w:sz w:val="24"/>
          <w:u w:val="single"/>
        </w:rPr>
        <w:t>下面要求要结合研究内容进行表述。红色字需要删除。</w:t>
      </w:r>
      <w:r>
        <w:rPr>
          <w:sz w:val="24"/>
          <w:u w:val="single"/>
        </w:rPr>
        <w:tab/>
      </w:r>
    </w:p>
    <w:p w14:paraId="1E3CA772" w14:textId="77777777" w:rsidR="003339B6" w:rsidRDefault="00000000">
      <w:pPr>
        <w:tabs>
          <w:tab w:val="left" w:pos="0"/>
          <w:tab w:val="left" w:pos="420"/>
          <w:tab w:val="right" w:pos="9072"/>
        </w:tabs>
        <w:spacing w:line="440" w:lineRule="exact"/>
        <w:rPr>
          <w:sz w:val="24"/>
          <w:u w:val="single"/>
        </w:rPr>
      </w:pPr>
      <w:r>
        <w:rPr>
          <w:sz w:val="24"/>
          <w:u w:val="single"/>
        </w:rPr>
        <w:tab/>
        <w:t>1.</w:t>
      </w:r>
      <w:r>
        <w:rPr>
          <w:rFonts w:hAnsi="宋体"/>
          <w:sz w:val="24"/>
          <w:u w:val="single"/>
        </w:rPr>
        <w:t>选题体现专业特点及教学要求，难度和份量适</w:t>
      </w:r>
      <w:r>
        <w:rPr>
          <w:rFonts w:hAnsi="宋体" w:hint="eastAsia"/>
          <w:sz w:val="24"/>
          <w:u w:val="single"/>
        </w:rPr>
        <w:t>中</w:t>
      </w:r>
      <w:r>
        <w:rPr>
          <w:rFonts w:hAnsi="宋体"/>
          <w:sz w:val="24"/>
          <w:u w:val="single"/>
        </w:rPr>
        <w:t>；</w:t>
      </w:r>
      <w:r>
        <w:rPr>
          <w:sz w:val="24"/>
          <w:u w:val="single"/>
        </w:rPr>
        <w:tab/>
      </w:r>
    </w:p>
    <w:p w14:paraId="2C2B03E4" w14:textId="77777777" w:rsidR="003339B6" w:rsidRDefault="00000000">
      <w:pPr>
        <w:tabs>
          <w:tab w:val="left" w:pos="0"/>
          <w:tab w:val="left" w:pos="420"/>
          <w:tab w:val="right" w:pos="9072"/>
        </w:tabs>
        <w:spacing w:line="440" w:lineRule="exact"/>
        <w:rPr>
          <w:sz w:val="24"/>
          <w:u w:val="single"/>
        </w:rPr>
      </w:pPr>
      <w:r>
        <w:rPr>
          <w:sz w:val="24"/>
          <w:u w:val="single"/>
        </w:rPr>
        <w:tab/>
        <w:t>2.</w:t>
      </w:r>
      <w:r>
        <w:rPr>
          <w:rFonts w:hAnsi="宋体"/>
          <w:sz w:val="24"/>
          <w:u w:val="single"/>
        </w:rPr>
        <w:t>搜集、精读、归纳与选题有关的文献不少干</w:t>
      </w:r>
      <w:r>
        <w:rPr>
          <w:sz w:val="24"/>
          <w:u w:val="single"/>
        </w:rPr>
        <w:t>10</w:t>
      </w:r>
      <w:r>
        <w:rPr>
          <w:rFonts w:hAnsi="宋体"/>
          <w:sz w:val="24"/>
          <w:u w:val="single"/>
        </w:rPr>
        <w:t>篇；</w:t>
      </w:r>
      <w:r>
        <w:rPr>
          <w:sz w:val="24"/>
          <w:u w:val="single"/>
        </w:rPr>
        <w:tab/>
      </w:r>
    </w:p>
    <w:p w14:paraId="7DEAD3B3" w14:textId="77777777" w:rsidR="003339B6" w:rsidRDefault="00000000">
      <w:pPr>
        <w:tabs>
          <w:tab w:val="left" w:pos="0"/>
          <w:tab w:val="left" w:pos="420"/>
          <w:tab w:val="right" w:pos="9072"/>
        </w:tabs>
        <w:spacing w:line="440" w:lineRule="exact"/>
        <w:rPr>
          <w:sz w:val="24"/>
          <w:u w:val="single"/>
        </w:rPr>
      </w:pPr>
      <w:r>
        <w:rPr>
          <w:sz w:val="24"/>
          <w:u w:val="single"/>
        </w:rPr>
        <w:tab/>
        <w:t>3.</w:t>
      </w:r>
      <w:r>
        <w:rPr>
          <w:rFonts w:hAnsi="宋体"/>
          <w:sz w:val="24"/>
          <w:u w:val="single"/>
        </w:rPr>
        <w:t>撰写研究综述的现状时要有学术观点提炼和文献引用</w:t>
      </w:r>
      <w:r>
        <w:rPr>
          <w:sz w:val="24"/>
          <w:u w:val="single"/>
        </w:rPr>
        <w:t>,</w:t>
      </w:r>
      <w:r>
        <w:rPr>
          <w:rFonts w:hAnsi="宋体"/>
          <w:sz w:val="24"/>
          <w:u w:val="single"/>
        </w:rPr>
        <w:t>并进行辩证评析；</w:t>
      </w:r>
      <w:r>
        <w:rPr>
          <w:sz w:val="24"/>
          <w:u w:val="single"/>
        </w:rPr>
        <w:tab/>
      </w:r>
    </w:p>
    <w:p w14:paraId="0BF1B4FD" w14:textId="77777777" w:rsidR="003339B6" w:rsidRDefault="00000000">
      <w:pPr>
        <w:tabs>
          <w:tab w:val="left" w:pos="0"/>
          <w:tab w:val="left" w:pos="420"/>
          <w:tab w:val="right" w:pos="9072"/>
        </w:tabs>
        <w:spacing w:line="440" w:lineRule="exact"/>
        <w:rPr>
          <w:sz w:val="24"/>
          <w:u w:val="single"/>
        </w:rPr>
      </w:pPr>
      <w:r>
        <w:rPr>
          <w:sz w:val="24"/>
          <w:u w:val="single"/>
        </w:rPr>
        <w:tab/>
        <w:t>4.</w:t>
      </w:r>
      <w:r>
        <w:rPr>
          <w:rFonts w:hAnsi="宋体"/>
          <w:sz w:val="24"/>
          <w:u w:val="single"/>
        </w:rPr>
        <w:t>要求论文结构合理，内容充实，论据可靠，论证有力，主题明确，概念准确，层次清楚，重点突出，文字简练，文理通顺，有自己的见解；</w:t>
      </w:r>
      <w:r>
        <w:rPr>
          <w:sz w:val="24"/>
          <w:u w:val="single"/>
        </w:rPr>
        <w:tab/>
      </w:r>
    </w:p>
    <w:p w14:paraId="16B55A08" w14:textId="77777777" w:rsidR="003339B6" w:rsidRDefault="00000000">
      <w:pPr>
        <w:tabs>
          <w:tab w:val="left" w:pos="0"/>
          <w:tab w:val="left" w:pos="420"/>
          <w:tab w:val="right" w:pos="9072"/>
        </w:tabs>
        <w:spacing w:line="440" w:lineRule="exact"/>
        <w:rPr>
          <w:sz w:val="24"/>
          <w:u w:val="single"/>
        </w:rPr>
      </w:pPr>
      <w:r>
        <w:rPr>
          <w:sz w:val="24"/>
          <w:u w:val="single"/>
        </w:rPr>
        <w:tab/>
        <w:t>5.</w:t>
      </w:r>
      <w:r>
        <w:rPr>
          <w:rFonts w:hAnsi="宋体"/>
          <w:sz w:val="24"/>
          <w:u w:val="single"/>
        </w:rPr>
        <w:t>按照毕业论文</w:t>
      </w:r>
      <w:r>
        <w:rPr>
          <w:rFonts w:hAnsi="宋体" w:hint="eastAsia"/>
          <w:sz w:val="24"/>
          <w:u w:val="single"/>
        </w:rPr>
        <w:t>（设计）</w:t>
      </w:r>
      <w:r>
        <w:rPr>
          <w:rFonts w:hAnsi="宋体"/>
          <w:sz w:val="24"/>
          <w:u w:val="single"/>
        </w:rPr>
        <w:t>的各项进度要求完成工作，主动并及时与指导老师联系；</w:t>
      </w:r>
      <w:r>
        <w:rPr>
          <w:sz w:val="24"/>
          <w:u w:val="single"/>
        </w:rPr>
        <w:tab/>
      </w:r>
    </w:p>
    <w:p w14:paraId="244DDC1B" w14:textId="77777777" w:rsidR="003339B6" w:rsidRDefault="00000000">
      <w:pPr>
        <w:tabs>
          <w:tab w:val="left" w:pos="0"/>
          <w:tab w:val="left" w:pos="420"/>
          <w:tab w:val="right" w:pos="9072"/>
        </w:tabs>
        <w:spacing w:line="440" w:lineRule="exact"/>
        <w:rPr>
          <w:sz w:val="24"/>
          <w:u w:val="single"/>
        </w:rPr>
      </w:pPr>
      <w:r>
        <w:rPr>
          <w:sz w:val="24"/>
          <w:u w:val="single"/>
        </w:rPr>
        <w:tab/>
        <w:t>6.</w:t>
      </w:r>
      <w:r>
        <w:rPr>
          <w:rFonts w:hAnsi="宋体"/>
          <w:sz w:val="24"/>
          <w:u w:val="single"/>
        </w:rPr>
        <w:t>毕业论文</w:t>
      </w:r>
      <w:r>
        <w:rPr>
          <w:rFonts w:hAnsi="宋体" w:hint="eastAsia"/>
          <w:sz w:val="24"/>
          <w:u w:val="single"/>
        </w:rPr>
        <w:t>（设计）</w:t>
      </w:r>
      <w:r>
        <w:rPr>
          <w:rFonts w:hAnsi="宋体"/>
          <w:sz w:val="24"/>
          <w:u w:val="single"/>
        </w:rPr>
        <w:t>的正文篇幅不少于</w:t>
      </w:r>
      <w:r>
        <w:rPr>
          <w:sz w:val="24"/>
          <w:u w:val="single"/>
        </w:rPr>
        <w:t>10000</w:t>
      </w:r>
      <w:r>
        <w:rPr>
          <w:rFonts w:hAnsi="宋体"/>
          <w:sz w:val="24"/>
          <w:u w:val="single"/>
        </w:rPr>
        <w:t>字。</w:t>
      </w:r>
      <w:r>
        <w:rPr>
          <w:sz w:val="24"/>
          <w:u w:val="single"/>
        </w:rPr>
        <w:tab/>
      </w:r>
    </w:p>
    <w:p w14:paraId="6CEE5F80" w14:textId="77777777" w:rsidR="003339B6" w:rsidRDefault="00000000">
      <w:pPr>
        <w:spacing w:beforeLines="50" w:before="161" w:afterLines="50" w:after="161" w:line="440" w:lineRule="exact"/>
        <w:ind w:firstLineChars="200" w:firstLine="480"/>
        <w:rPr>
          <w:sz w:val="24"/>
        </w:rPr>
      </w:pPr>
      <w:r>
        <w:rPr>
          <w:rFonts w:hint="eastAsia"/>
          <w:sz w:val="24"/>
        </w:rPr>
        <w:t>二、重点研究的问题</w:t>
      </w:r>
    </w:p>
    <w:p w14:paraId="1747E135" w14:textId="77777777" w:rsidR="003339B6" w:rsidRDefault="00000000">
      <w:pPr>
        <w:tabs>
          <w:tab w:val="left" w:pos="0"/>
          <w:tab w:val="left" w:pos="420"/>
          <w:tab w:val="right" w:pos="9072"/>
        </w:tabs>
        <w:spacing w:line="440" w:lineRule="exact"/>
        <w:rPr>
          <w:u w:val="single"/>
        </w:rPr>
      </w:pPr>
      <w:r>
        <w:rPr>
          <w:rFonts w:hint="eastAsia"/>
          <w:u w:val="single"/>
        </w:rPr>
        <w:tab/>
      </w:r>
      <w:r>
        <w:rPr>
          <w:rFonts w:hint="eastAsia"/>
          <w:sz w:val="24"/>
          <w:u w:val="single"/>
        </w:rPr>
        <w:t>1.</w:t>
      </w:r>
      <w:proofErr w:type="gramStart"/>
      <w:r>
        <w:rPr>
          <w:rFonts w:hint="eastAsia"/>
          <w:sz w:val="24"/>
          <w:u w:val="single"/>
        </w:rPr>
        <w:t>文本文本文本文本文本文本文本文本文本文本</w:t>
      </w:r>
      <w:proofErr w:type="gramEnd"/>
      <w:r>
        <w:rPr>
          <w:rFonts w:hint="eastAsia"/>
          <w:sz w:val="24"/>
          <w:u w:val="single"/>
        </w:rPr>
        <w:t>；</w:t>
      </w:r>
      <w:r>
        <w:rPr>
          <w:rFonts w:hint="eastAsia"/>
          <w:u w:val="single"/>
        </w:rPr>
        <w:tab/>
      </w:r>
    </w:p>
    <w:p w14:paraId="30E33B1B" w14:textId="77777777" w:rsidR="003339B6" w:rsidRDefault="00000000">
      <w:pPr>
        <w:tabs>
          <w:tab w:val="left" w:pos="0"/>
          <w:tab w:val="left" w:pos="420"/>
          <w:tab w:val="right" w:pos="9072"/>
        </w:tabs>
        <w:spacing w:line="440" w:lineRule="exact"/>
        <w:rPr>
          <w:u w:val="single"/>
        </w:rPr>
      </w:pPr>
      <w:r>
        <w:rPr>
          <w:rFonts w:hint="eastAsia"/>
          <w:u w:val="single"/>
        </w:rPr>
        <w:tab/>
      </w:r>
      <w:r>
        <w:rPr>
          <w:rFonts w:hint="eastAsia"/>
          <w:sz w:val="24"/>
          <w:u w:val="single"/>
        </w:rPr>
        <w:t>2.</w:t>
      </w:r>
      <w:proofErr w:type="gramStart"/>
      <w:r>
        <w:rPr>
          <w:rFonts w:hint="eastAsia"/>
          <w:sz w:val="24"/>
          <w:u w:val="single"/>
        </w:rPr>
        <w:t>文本文本文本文本文本文本文本文本文本文本</w:t>
      </w:r>
      <w:proofErr w:type="gramEnd"/>
      <w:r>
        <w:rPr>
          <w:rFonts w:hint="eastAsia"/>
          <w:sz w:val="24"/>
          <w:u w:val="single"/>
        </w:rPr>
        <w:t>；</w:t>
      </w:r>
      <w:r>
        <w:rPr>
          <w:rFonts w:hint="eastAsia"/>
          <w:u w:val="single"/>
        </w:rPr>
        <w:tab/>
      </w:r>
    </w:p>
    <w:p w14:paraId="2EA5FCD3" w14:textId="77777777" w:rsidR="003339B6" w:rsidRDefault="00000000">
      <w:pPr>
        <w:tabs>
          <w:tab w:val="left" w:pos="0"/>
          <w:tab w:val="left" w:pos="420"/>
          <w:tab w:val="right" w:pos="9072"/>
        </w:tabs>
        <w:spacing w:line="440" w:lineRule="exact"/>
        <w:rPr>
          <w:u w:val="single"/>
        </w:rPr>
      </w:pPr>
      <w:r>
        <w:rPr>
          <w:rFonts w:hint="eastAsia"/>
          <w:u w:val="single"/>
        </w:rPr>
        <w:tab/>
      </w:r>
      <w:r>
        <w:rPr>
          <w:rFonts w:hint="eastAsia"/>
          <w:sz w:val="24"/>
          <w:u w:val="single"/>
        </w:rPr>
        <w:t>3.</w:t>
      </w:r>
      <w:proofErr w:type="gramStart"/>
      <w:r>
        <w:rPr>
          <w:rFonts w:hint="eastAsia"/>
          <w:sz w:val="24"/>
          <w:u w:val="single"/>
        </w:rPr>
        <w:t>文本文本文本文本文本文本文本文本文本文本</w:t>
      </w:r>
      <w:proofErr w:type="gramEnd"/>
      <w:r>
        <w:rPr>
          <w:rFonts w:hint="eastAsia"/>
          <w:sz w:val="24"/>
          <w:u w:val="single"/>
        </w:rPr>
        <w:t>；</w:t>
      </w:r>
      <w:r>
        <w:rPr>
          <w:rFonts w:hint="eastAsia"/>
          <w:u w:val="single"/>
        </w:rPr>
        <w:tab/>
      </w:r>
    </w:p>
    <w:p w14:paraId="201A227F" w14:textId="77777777" w:rsidR="003339B6" w:rsidRDefault="00000000">
      <w:pPr>
        <w:tabs>
          <w:tab w:val="left" w:pos="0"/>
          <w:tab w:val="left" w:pos="420"/>
          <w:tab w:val="right" w:pos="9072"/>
        </w:tabs>
        <w:spacing w:line="440" w:lineRule="exact"/>
        <w:rPr>
          <w:u w:val="single"/>
        </w:rPr>
      </w:pPr>
      <w:r>
        <w:rPr>
          <w:rFonts w:hint="eastAsia"/>
          <w:u w:val="single"/>
        </w:rPr>
        <w:tab/>
      </w:r>
      <w:r>
        <w:rPr>
          <w:rFonts w:hint="eastAsia"/>
          <w:sz w:val="24"/>
          <w:u w:val="single"/>
        </w:rPr>
        <w:t>4.</w:t>
      </w:r>
      <w:proofErr w:type="gramStart"/>
      <w:r>
        <w:rPr>
          <w:rFonts w:hint="eastAsia"/>
          <w:sz w:val="24"/>
          <w:u w:val="single"/>
        </w:rPr>
        <w:t>文本文本文本文本文本文本文本文本文本文本</w:t>
      </w:r>
      <w:proofErr w:type="gramEnd"/>
      <w:r>
        <w:rPr>
          <w:rFonts w:hint="eastAsia"/>
          <w:sz w:val="24"/>
          <w:u w:val="single"/>
        </w:rPr>
        <w:t>。</w:t>
      </w:r>
      <w:r>
        <w:rPr>
          <w:rFonts w:hint="eastAsia"/>
          <w:u w:val="single"/>
        </w:rPr>
        <w:tab/>
      </w:r>
    </w:p>
    <w:p w14:paraId="56E45BC4" w14:textId="77777777" w:rsidR="003339B6" w:rsidRDefault="00000000">
      <w:pPr>
        <w:spacing w:line="440" w:lineRule="exact"/>
        <w:rPr>
          <w:u w:val="single"/>
        </w:rPr>
      </w:pPr>
      <w:r>
        <w:rPr>
          <w:rFonts w:hint="eastAsia"/>
          <w:sz w:val="24"/>
          <w:u w:val="single"/>
        </w:rPr>
        <w:t xml:space="preserve">                    </w:t>
      </w:r>
      <w:r>
        <w:rPr>
          <w:rFonts w:hint="eastAsia"/>
          <w:u w:val="single"/>
        </w:rPr>
        <w:t xml:space="preserve">                                                                </w:t>
      </w:r>
    </w:p>
    <w:p w14:paraId="6039EE1B" w14:textId="77777777" w:rsidR="003339B6" w:rsidRDefault="00000000">
      <w:pPr>
        <w:spacing w:beforeLines="50" w:before="161" w:afterLines="50" w:after="161" w:line="440" w:lineRule="exact"/>
        <w:ind w:firstLineChars="200" w:firstLine="480"/>
        <w:rPr>
          <w:sz w:val="24"/>
        </w:rPr>
      </w:pPr>
      <w:r>
        <w:rPr>
          <w:rFonts w:hint="eastAsia"/>
          <w:sz w:val="24"/>
        </w:rPr>
        <w:lastRenderedPageBreak/>
        <w:t>三、进度安排</w:t>
      </w:r>
    </w:p>
    <w:tbl>
      <w:tblPr>
        <w:tblW w:w="9260" w:type="dxa"/>
        <w:tblInd w:w="20" w:type="dxa"/>
        <w:tblLayout w:type="fixed"/>
        <w:tblCellMar>
          <w:left w:w="0" w:type="dxa"/>
          <w:right w:w="0" w:type="dxa"/>
        </w:tblCellMar>
        <w:tblLook w:val="04A0" w:firstRow="1" w:lastRow="0" w:firstColumn="1" w:lastColumn="0" w:noHBand="0" w:noVBand="1"/>
      </w:tblPr>
      <w:tblGrid>
        <w:gridCol w:w="860"/>
        <w:gridCol w:w="4830"/>
        <w:gridCol w:w="3570"/>
      </w:tblGrid>
      <w:tr w:rsidR="003339B6" w14:paraId="16F8F0A9" w14:textId="77777777">
        <w:trPr>
          <w:trHeight w:hRule="exact" w:val="567"/>
        </w:trPr>
        <w:tc>
          <w:tcPr>
            <w:tcW w:w="860" w:type="dxa"/>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0FA5E798" w14:textId="77777777" w:rsidR="003339B6" w:rsidRDefault="00000000">
            <w:pPr>
              <w:spacing w:line="440" w:lineRule="exact"/>
              <w:jc w:val="center"/>
              <w:rPr>
                <w:sz w:val="24"/>
              </w:rPr>
            </w:pPr>
            <w:r>
              <w:rPr>
                <w:rFonts w:hint="eastAsia"/>
                <w:sz w:val="24"/>
              </w:rPr>
              <w:t>序号</w:t>
            </w:r>
          </w:p>
        </w:tc>
        <w:tc>
          <w:tcPr>
            <w:tcW w:w="4830" w:type="dxa"/>
            <w:tcBorders>
              <w:top w:val="single" w:sz="4" w:space="0" w:color="auto"/>
              <w:left w:val="single" w:sz="4" w:space="0" w:color="auto"/>
              <w:bottom w:val="single" w:sz="4" w:space="0" w:color="auto"/>
              <w:right w:val="single" w:sz="4" w:space="0" w:color="000000"/>
            </w:tcBorders>
            <w:vAlign w:val="center"/>
          </w:tcPr>
          <w:p w14:paraId="356822D8" w14:textId="77777777" w:rsidR="003339B6" w:rsidRDefault="00000000">
            <w:pPr>
              <w:spacing w:line="440" w:lineRule="exact"/>
              <w:jc w:val="center"/>
              <w:rPr>
                <w:sz w:val="24"/>
              </w:rPr>
            </w:pPr>
            <w:r>
              <w:rPr>
                <w:rFonts w:hint="eastAsia"/>
                <w:sz w:val="24"/>
              </w:rPr>
              <w:t>各阶段完成的内容</w:t>
            </w:r>
          </w:p>
        </w:tc>
        <w:tc>
          <w:tcPr>
            <w:tcW w:w="3570" w:type="dxa"/>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5A4A0DD5" w14:textId="77777777" w:rsidR="003339B6" w:rsidRDefault="00000000">
            <w:pPr>
              <w:spacing w:line="440" w:lineRule="exact"/>
              <w:jc w:val="center"/>
              <w:rPr>
                <w:sz w:val="24"/>
              </w:rPr>
            </w:pPr>
            <w:r>
              <w:rPr>
                <w:rFonts w:hint="eastAsia"/>
                <w:sz w:val="24"/>
              </w:rPr>
              <w:t>完成时间</w:t>
            </w:r>
          </w:p>
        </w:tc>
      </w:tr>
      <w:tr w:rsidR="003339B6" w14:paraId="059DDB7A" w14:textId="77777777">
        <w:trPr>
          <w:trHeight w:hRule="exact" w:val="552"/>
        </w:trPr>
        <w:tc>
          <w:tcPr>
            <w:tcW w:w="860" w:type="dxa"/>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3BCA0BC9" w14:textId="77777777" w:rsidR="003339B6" w:rsidRDefault="00000000">
            <w:pPr>
              <w:spacing w:line="440" w:lineRule="exact"/>
              <w:jc w:val="center"/>
              <w:rPr>
                <w:sz w:val="24"/>
              </w:rPr>
            </w:pPr>
            <w:r>
              <w:rPr>
                <w:rFonts w:hint="eastAsia"/>
                <w:sz w:val="24"/>
              </w:rPr>
              <w:t>1</w:t>
            </w:r>
          </w:p>
        </w:tc>
        <w:tc>
          <w:tcPr>
            <w:tcW w:w="4830" w:type="dxa"/>
            <w:tcBorders>
              <w:top w:val="single" w:sz="4" w:space="0" w:color="auto"/>
              <w:left w:val="single" w:sz="4" w:space="0" w:color="auto"/>
              <w:bottom w:val="single" w:sz="4" w:space="0" w:color="auto"/>
              <w:right w:val="single" w:sz="4" w:space="0" w:color="000000"/>
            </w:tcBorders>
            <w:vAlign w:val="center"/>
          </w:tcPr>
          <w:p w14:paraId="650202FA" w14:textId="77777777" w:rsidR="003339B6" w:rsidRDefault="00000000">
            <w:pPr>
              <w:pStyle w:val="xl36"/>
              <w:widowControl w:val="0"/>
              <w:pBdr>
                <w:left w:val="none" w:sz="0" w:space="0" w:color="auto"/>
                <w:bottom w:val="none" w:sz="0" w:space="0" w:color="auto"/>
              </w:pBdr>
              <w:spacing w:before="0" w:beforeAutospacing="0" w:after="0" w:afterAutospacing="0" w:line="480" w:lineRule="atLeast"/>
              <w:textAlignment w:val="auto"/>
              <w:rPr>
                <w:rFonts w:ascii="Times New Roman" w:hAnsi="Times New Roman"/>
                <w:kern w:val="2"/>
              </w:rPr>
            </w:pPr>
            <w:r>
              <w:rPr>
                <w:rFonts w:ascii="Times New Roman" w:hAnsi="宋体"/>
                <w:kern w:val="2"/>
              </w:rPr>
              <w:t>毕业论文</w:t>
            </w:r>
            <w:r>
              <w:rPr>
                <w:rFonts w:ascii="Times New Roman" w:hAnsi="宋体" w:hint="eastAsia"/>
                <w:kern w:val="2"/>
              </w:rPr>
              <w:t>（设计）</w:t>
            </w:r>
            <w:r>
              <w:rPr>
                <w:rFonts w:ascii="Times New Roman" w:hAnsi="宋体"/>
                <w:kern w:val="2"/>
              </w:rPr>
              <w:t>选题</w:t>
            </w:r>
          </w:p>
        </w:tc>
        <w:tc>
          <w:tcPr>
            <w:tcW w:w="3570" w:type="dxa"/>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353B69C9" w14:textId="77777777" w:rsidR="003339B6" w:rsidRDefault="00000000">
            <w:pPr>
              <w:pStyle w:val="xl36"/>
              <w:widowControl w:val="0"/>
              <w:pBdr>
                <w:left w:val="none" w:sz="0" w:space="0" w:color="auto"/>
                <w:bottom w:val="none" w:sz="0" w:space="0" w:color="auto"/>
              </w:pBdr>
              <w:spacing w:before="0" w:beforeAutospacing="0" w:after="0" w:afterAutospacing="0" w:line="480" w:lineRule="atLeast"/>
              <w:textAlignment w:val="auto"/>
              <w:rPr>
                <w:rFonts w:ascii="Times New Roman" w:hAnsi="Times New Roman"/>
                <w:kern w:val="2"/>
              </w:rPr>
            </w:pPr>
            <w:r>
              <w:rPr>
                <w:rFonts w:ascii="Times New Roman" w:hAnsi="Times New Roman"/>
                <w:kern w:val="2"/>
              </w:rPr>
              <w:t>202</w:t>
            </w:r>
            <w:r>
              <w:rPr>
                <w:rFonts w:ascii="Times New Roman" w:hAnsi="Times New Roman" w:hint="eastAsia"/>
                <w:kern w:val="2"/>
              </w:rPr>
              <w:t>5</w:t>
            </w:r>
            <w:r>
              <w:rPr>
                <w:rFonts w:ascii="Times New Roman" w:hAnsi="Times New Roman" w:hint="eastAsia"/>
                <w:kern w:val="2"/>
              </w:rPr>
              <w:t>年</w:t>
            </w:r>
            <w:r>
              <w:rPr>
                <w:rFonts w:ascii="Times New Roman" w:hAnsi="Times New Roman" w:hint="eastAsia"/>
                <w:kern w:val="2"/>
              </w:rPr>
              <w:t>9</w:t>
            </w:r>
            <w:r>
              <w:rPr>
                <w:rFonts w:ascii="Times New Roman" w:hAnsi="Times New Roman" w:hint="eastAsia"/>
                <w:kern w:val="2"/>
              </w:rPr>
              <w:t>月</w:t>
            </w:r>
          </w:p>
        </w:tc>
      </w:tr>
      <w:tr w:rsidR="003339B6" w14:paraId="709D4819" w14:textId="77777777">
        <w:trPr>
          <w:trHeight w:hRule="exact" w:val="567"/>
        </w:trPr>
        <w:tc>
          <w:tcPr>
            <w:tcW w:w="860" w:type="dxa"/>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56F2BADF" w14:textId="77777777" w:rsidR="003339B6" w:rsidRDefault="00000000">
            <w:pPr>
              <w:spacing w:line="440" w:lineRule="exact"/>
              <w:jc w:val="center"/>
              <w:rPr>
                <w:sz w:val="24"/>
              </w:rPr>
            </w:pPr>
            <w:r>
              <w:rPr>
                <w:rFonts w:hint="eastAsia"/>
                <w:sz w:val="24"/>
              </w:rPr>
              <w:t>2</w:t>
            </w:r>
          </w:p>
        </w:tc>
        <w:tc>
          <w:tcPr>
            <w:tcW w:w="4830" w:type="dxa"/>
            <w:tcBorders>
              <w:top w:val="single" w:sz="4" w:space="0" w:color="auto"/>
              <w:left w:val="single" w:sz="4" w:space="0" w:color="auto"/>
              <w:bottom w:val="single" w:sz="4" w:space="0" w:color="auto"/>
              <w:right w:val="single" w:sz="4" w:space="0" w:color="000000"/>
            </w:tcBorders>
            <w:vAlign w:val="center"/>
          </w:tcPr>
          <w:p w14:paraId="3B22437F" w14:textId="77777777" w:rsidR="003339B6" w:rsidRDefault="00000000">
            <w:pPr>
              <w:pStyle w:val="xl36"/>
              <w:widowControl w:val="0"/>
              <w:pBdr>
                <w:left w:val="none" w:sz="0" w:space="0" w:color="auto"/>
                <w:bottom w:val="none" w:sz="0" w:space="0" w:color="auto"/>
              </w:pBdr>
              <w:spacing w:before="0" w:beforeAutospacing="0" w:after="0" w:afterAutospacing="0" w:line="480" w:lineRule="atLeast"/>
              <w:textAlignment w:val="auto"/>
              <w:rPr>
                <w:rFonts w:ascii="Times New Roman" w:hAnsi="Times New Roman"/>
                <w:kern w:val="2"/>
              </w:rPr>
            </w:pPr>
            <w:r>
              <w:rPr>
                <w:rFonts w:ascii="Times New Roman" w:hAnsi="宋体"/>
                <w:kern w:val="2"/>
              </w:rPr>
              <w:t>围绕选题搜集、阅读、整理文献资料</w:t>
            </w:r>
          </w:p>
        </w:tc>
        <w:tc>
          <w:tcPr>
            <w:tcW w:w="3570" w:type="dxa"/>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5E48AF12" w14:textId="77777777" w:rsidR="003339B6" w:rsidRDefault="00000000">
            <w:pPr>
              <w:pStyle w:val="xl36"/>
              <w:widowControl w:val="0"/>
              <w:pBdr>
                <w:left w:val="none" w:sz="0" w:space="0" w:color="auto"/>
                <w:bottom w:val="none" w:sz="0" w:space="0" w:color="auto"/>
              </w:pBdr>
              <w:spacing w:before="0" w:beforeAutospacing="0" w:after="0" w:afterAutospacing="0" w:line="480" w:lineRule="atLeast"/>
              <w:textAlignment w:val="auto"/>
              <w:rPr>
                <w:rFonts w:ascii="Times New Roman" w:hAnsi="Times New Roman"/>
                <w:kern w:val="2"/>
              </w:rPr>
            </w:pPr>
            <w:r>
              <w:rPr>
                <w:rFonts w:ascii="Times New Roman" w:hAnsi="Times New Roman"/>
                <w:kern w:val="2"/>
              </w:rPr>
              <w:t>202</w:t>
            </w:r>
            <w:r>
              <w:rPr>
                <w:rFonts w:ascii="Times New Roman" w:hAnsi="Times New Roman" w:hint="eastAsia"/>
                <w:kern w:val="2"/>
              </w:rPr>
              <w:t>5</w:t>
            </w:r>
            <w:r>
              <w:rPr>
                <w:rFonts w:ascii="Times New Roman" w:hAnsi="Times New Roman" w:hint="eastAsia"/>
                <w:kern w:val="2"/>
              </w:rPr>
              <w:t>年</w:t>
            </w:r>
            <w:r>
              <w:rPr>
                <w:rFonts w:ascii="Times New Roman" w:hAnsi="Times New Roman" w:hint="eastAsia"/>
                <w:kern w:val="2"/>
              </w:rPr>
              <w:t>10</w:t>
            </w:r>
            <w:r>
              <w:rPr>
                <w:rFonts w:ascii="Times New Roman" w:hAnsi="Times New Roman" w:hint="eastAsia"/>
                <w:kern w:val="2"/>
              </w:rPr>
              <w:t>月</w:t>
            </w:r>
          </w:p>
        </w:tc>
      </w:tr>
      <w:tr w:rsidR="003339B6" w14:paraId="18621918" w14:textId="77777777">
        <w:trPr>
          <w:trHeight w:hRule="exact" w:val="567"/>
        </w:trPr>
        <w:tc>
          <w:tcPr>
            <w:tcW w:w="860" w:type="dxa"/>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59037289" w14:textId="77777777" w:rsidR="003339B6" w:rsidRDefault="00000000">
            <w:pPr>
              <w:spacing w:line="440" w:lineRule="exact"/>
              <w:jc w:val="center"/>
              <w:rPr>
                <w:sz w:val="24"/>
              </w:rPr>
            </w:pPr>
            <w:r>
              <w:rPr>
                <w:rFonts w:hint="eastAsia"/>
                <w:sz w:val="24"/>
              </w:rPr>
              <w:t>3</w:t>
            </w:r>
          </w:p>
        </w:tc>
        <w:tc>
          <w:tcPr>
            <w:tcW w:w="4830" w:type="dxa"/>
            <w:tcBorders>
              <w:top w:val="single" w:sz="4" w:space="0" w:color="auto"/>
              <w:left w:val="single" w:sz="4" w:space="0" w:color="auto"/>
              <w:bottom w:val="single" w:sz="4" w:space="0" w:color="auto"/>
              <w:right w:val="single" w:sz="4" w:space="0" w:color="000000"/>
            </w:tcBorders>
            <w:vAlign w:val="center"/>
          </w:tcPr>
          <w:p w14:paraId="4D47DBB9" w14:textId="77777777" w:rsidR="003339B6" w:rsidRDefault="00000000">
            <w:pPr>
              <w:pStyle w:val="xl36"/>
              <w:widowControl w:val="0"/>
              <w:pBdr>
                <w:left w:val="none" w:sz="0" w:space="0" w:color="auto"/>
                <w:bottom w:val="none" w:sz="0" w:space="0" w:color="auto"/>
              </w:pBdr>
              <w:spacing w:before="0" w:beforeAutospacing="0" w:after="0" w:afterAutospacing="0" w:line="480" w:lineRule="atLeast"/>
              <w:textAlignment w:val="auto"/>
              <w:rPr>
                <w:rFonts w:ascii="Times New Roman" w:hAnsi="Times New Roman"/>
                <w:kern w:val="2"/>
              </w:rPr>
            </w:pPr>
            <w:r>
              <w:rPr>
                <w:rFonts w:ascii="Times New Roman" w:hAnsi="宋体"/>
                <w:kern w:val="2"/>
              </w:rPr>
              <w:t>开题：完成文献综述和论文框架</w:t>
            </w:r>
          </w:p>
        </w:tc>
        <w:tc>
          <w:tcPr>
            <w:tcW w:w="3570" w:type="dxa"/>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19D8FAB0" w14:textId="77777777" w:rsidR="003339B6" w:rsidRDefault="00000000">
            <w:pPr>
              <w:pStyle w:val="xl36"/>
              <w:widowControl w:val="0"/>
              <w:pBdr>
                <w:left w:val="none" w:sz="0" w:space="0" w:color="auto"/>
                <w:bottom w:val="none" w:sz="0" w:space="0" w:color="auto"/>
              </w:pBdr>
              <w:spacing w:before="0" w:beforeAutospacing="0" w:after="0" w:afterAutospacing="0" w:line="480" w:lineRule="atLeast"/>
              <w:textAlignment w:val="auto"/>
              <w:rPr>
                <w:rFonts w:ascii="Times New Roman" w:hAnsi="Times New Roman"/>
                <w:kern w:val="2"/>
              </w:rPr>
            </w:pPr>
            <w:r>
              <w:rPr>
                <w:rFonts w:ascii="Times New Roman" w:hAnsi="Times New Roman"/>
                <w:kern w:val="2"/>
              </w:rPr>
              <w:t>202</w:t>
            </w:r>
            <w:r>
              <w:rPr>
                <w:rFonts w:ascii="Times New Roman" w:hAnsi="Times New Roman" w:hint="eastAsia"/>
                <w:kern w:val="2"/>
              </w:rPr>
              <w:t>5</w:t>
            </w:r>
            <w:r>
              <w:rPr>
                <w:rFonts w:ascii="Times New Roman" w:hAnsi="Times New Roman" w:hint="eastAsia"/>
                <w:kern w:val="2"/>
              </w:rPr>
              <w:t>年</w:t>
            </w:r>
            <w:r>
              <w:rPr>
                <w:rFonts w:ascii="Times New Roman" w:hAnsi="Times New Roman" w:hint="eastAsia"/>
                <w:kern w:val="2"/>
              </w:rPr>
              <w:t>11</w:t>
            </w:r>
            <w:r>
              <w:rPr>
                <w:rFonts w:ascii="Times New Roman" w:hAnsi="Times New Roman" w:hint="eastAsia"/>
                <w:kern w:val="2"/>
              </w:rPr>
              <w:t>月</w:t>
            </w:r>
          </w:p>
        </w:tc>
      </w:tr>
      <w:tr w:rsidR="003339B6" w14:paraId="23F806B4" w14:textId="77777777">
        <w:trPr>
          <w:trHeight w:hRule="exact" w:val="567"/>
        </w:trPr>
        <w:tc>
          <w:tcPr>
            <w:tcW w:w="860" w:type="dxa"/>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7BC90A8D" w14:textId="77777777" w:rsidR="003339B6" w:rsidRDefault="00000000">
            <w:pPr>
              <w:spacing w:line="440" w:lineRule="exact"/>
              <w:jc w:val="center"/>
              <w:rPr>
                <w:sz w:val="24"/>
              </w:rPr>
            </w:pPr>
            <w:r>
              <w:rPr>
                <w:rFonts w:hint="eastAsia"/>
                <w:sz w:val="24"/>
              </w:rPr>
              <w:t>4</w:t>
            </w:r>
          </w:p>
        </w:tc>
        <w:tc>
          <w:tcPr>
            <w:tcW w:w="4830" w:type="dxa"/>
            <w:tcBorders>
              <w:top w:val="single" w:sz="4" w:space="0" w:color="auto"/>
              <w:left w:val="single" w:sz="4" w:space="0" w:color="auto"/>
              <w:bottom w:val="single" w:sz="4" w:space="0" w:color="auto"/>
              <w:right w:val="single" w:sz="4" w:space="0" w:color="000000"/>
            </w:tcBorders>
            <w:vAlign w:val="center"/>
          </w:tcPr>
          <w:p w14:paraId="205F7394" w14:textId="77777777" w:rsidR="003339B6" w:rsidRDefault="00000000">
            <w:pPr>
              <w:pStyle w:val="xl36"/>
              <w:widowControl w:val="0"/>
              <w:pBdr>
                <w:left w:val="none" w:sz="0" w:space="0" w:color="auto"/>
                <w:bottom w:val="none" w:sz="0" w:space="0" w:color="auto"/>
              </w:pBdr>
              <w:spacing w:before="0" w:beforeAutospacing="0" w:after="0" w:afterAutospacing="0" w:line="480" w:lineRule="atLeast"/>
              <w:textAlignment w:val="auto"/>
              <w:rPr>
                <w:rFonts w:ascii="Times New Roman" w:hAnsi="Times New Roman"/>
                <w:kern w:val="2"/>
              </w:rPr>
            </w:pPr>
            <w:r>
              <w:rPr>
                <w:rFonts w:ascii="Times New Roman" w:hAnsi="宋体"/>
                <w:kern w:val="2"/>
              </w:rPr>
              <w:t>中期检查：提交论文初稿</w:t>
            </w:r>
          </w:p>
        </w:tc>
        <w:tc>
          <w:tcPr>
            <w:tcW w:w="3570" w:type="dxa"/>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14A7182E" w14:textId="77777777" w:rsidR="003339B6" w:rsidRDefault="00000000">
            <w:pPr>
              <w:pStyle w:val="xl36"/>
              <w:widowControl w:val="0"/>
              <w:pBdr>
                <w:left w:val="none" w:sz="0" w:space="0" w:color="auto"/>
                <w:bottom w:val="none" w:sz="0" w:space="0" w:color="auto"/>
              </w:pBdr>
              <w:spacing w:before="0" w:beforeAutospacing="0" w:after="0" w:afterAutospacing="0" w:line="480" w:lineRule="atLeast"/>
              <w:textAlignment w:val="auto"/>
              <w:rPr>
                <w:rFonts w:ascii="Times New Roman" w:hAnsi="Times New Roman"/>
                <w:kern w:val="2"/>
              </w:rPr>
            </w:pPr>
            <w:r>
              <w:rPr>
                <w:rFonts w:ascii="Times New Roman" w:hAnsi="Times New Roman"/>
                <w:kern w:val="2"/>
              </w:rPr>
              <w:t>202</w:t>
            </w:r>
            <w:r>
              <w:rPr>
                <w:rFonts w:ascii="Times New Roman" w:hAnsi="Times New Roman" w:hint="eastAsia"/>
                <w:kern w:val="2"/>
              </w:rPr>
              <w:t>6</w:t>
            </w:r>
            <w:r>
              <w:rPr>
                <w:rFonts w:ascii="Times New Roman" w:hAnsi="Times New Roman" w:hint="eastAsia"/>
                <w:kern w:val="2"/>
              </w:rPr>
              <w:t>年</w:t>
            </w:r>
            <w:r>
              <w:rPr>
                <w:rFonts w:ascii="Times New Roman" w:hAnsi="Times New Roman" w:hint="eastAsia"/>
                <w:kern w:val="2"/>
              </w:rPr>
              <w:t>3</w:t>
            </w:r>
            <w:r>
              <w:rPr>
                <w:rFonts w:ascii="Times New Roman" w:hAnsi="Times New Roman" w:hint="eastAsia"/>
                <w:kern w:val="2"/>
              </w:rPr>
              <w:t>月</w:t>
            </w:r>
            <w:r>
              <w:rPr>
                <w:rFonts w:ascii="Times New Roman" w:hAnsi="Times New Roman" w:hint="eastAsia"/>
                <w:kern w:val="2"/>
              </w:rPr>
              <w:t>-4</w:t>
            </w:r>
            <w:r>
              <w:rPr>
                <w:rFonts w:ascii="Times New Roman" w:hAnsi="Times New Roman" w:hint="eastAsia"/>
                <w:kern w:val="2"/>
              </w:rPr>
              <w:t>月</w:t>
            </w:r>
          </w:p>
        </w:tc>
      </w:tr>
      <w:tr w:rsidR="003339B6" w14:paraId="029E94FA" w14:textId="77777777">
        <w:trPr>
          <w:trHeight w:hRule="exact" w:val="567"/>
        </w:trPr>
        <w:tc>
          <w:tcPr>
            <w:tcW w:w="860" w:type="dxa"/>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6AB549B8" w14:textId="77777777" w:rsidR="003339B6" w:rsidRDefault="00000000">
            <w:pPr>
              <w:spacing w:line="440" w:lineRule="exact"/>
              <w:jc w:val="center"/>
              <w:rPr>
                <w:sz w:val="24"/>
              </w:rPr>
            </w:pPr>
            <w:r>
              <w:rPr>
                <w:rFonts w:hint="eastAsia"/>
                <w:sz w:val="24"/>
              </w:rPr>
              <w:t>5</w:t>
            </w:r>
          </w:p>
        </w:tc>
        <w:tc>
          <w:tcPr>
            <w:tcW w:w="4830" w:type="dxa"/>
            <w:tcBorders>
              <w:top w:val="single" w:sz="4" w:space="0" w:color="auto"/>
              <w:left w:val="single" w:sz="4" w:space="0" w:color="auto"/>
              <w:bottom w:val="single" w:sz="4" w:space="0" w:color="auto"/>
              <w:right w:val="single" w:sz="4" w:space="0" w:color="000000"/>
            </w:tcBorders>
            <w:vAlign w:val="center"/>
          </w:tcPr>
          <w:p w14:paraId="292FA9EC" w14:textId="77777777" w:rsidR="003339B6" w:rsidRDefault="00000000">
            <w:pPr>
              <w:pStyle w:val="xl36"/>
              <w:widowControl w:val="0"/>
              <w:pBdr>
                <w:left w:val="none" w:sz="0" w:space="0" w:color="auto"/>
                <w:bottom w:val="none" w:sz="0" w:space="0" w:color="auto"/>
              </w:pBdr>
              <w:spacing w:before="0" w:beforeAutospacing="0" w:after="0" w:afterAutospacing="0" w:line="480" w:lineRule="atLeast"/>
              <w:textAlignment w:val="auto"/>
              <w:rPr>
                <w:rFonts w:ascii="Times New Roman" w:hAnsi="Times New Roman"/>
                <w:kern w:val="2"/>
              </w:rPr>
            </w:pPr>
            <w:r>
              <w:rPr>
                <w:rFonts w:ascii="Times New Roman" w:hAnsi="宋体"/>
                <w:kern w:val="2"/>
              </w:rPr>
              <w:t>论文</w:t>
            </w:r>
            <w:r>
              <w:rPr>
                <w:rFonts w:ascii="Times New Roman" w:hAnsi="宋体" w:hint="eastAsia"/>
                <w:kern w:val="2"/>
              </w:rPr>
              <w:t>（设计）</w:t>
            </w:r>
            <w:proofErr w:type="gramStart"/>
            <w:r>
              <w:rPr>
                <w:rFonts w:ascii="Times New Roman" w:hAnsi="宋体"/>
                <w:kern w:val="2"/>
              </w:rPr>
              <w:t>查重检测</w:t>
            </w:r>
            <w:proofErr w:type="gramEnd"/>
          </w:p>
        </w:tc>
        <w:tc>
          <w:tcPr>
            <w:tcW w:w="3570" w:type="dxa"/>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028F6AE4" w14:textId="77777777" w:rsidR="003339B6" w:rsidRDefault="00000000">
            <w:pPr>
              <w:pStyle w:val="xl36"/>
              <w:widowControl w:val="0"/>
              <w:pBdr>
                <w:left w:val="none" w:sz="0" w:space="0" w:color="auto"/>
                <w:bottom w:val="none" w:sz="0" w:space="0" w:color="auto"/>
              </w:pBdr>
              <w:spacing w:before="0" w:beforeAutospacing="0" w:after="0" w:afterAutospacing="0" w:line="480" w:lineRule="atLeast"/>
              <w:textAlignment w:val="auto"/>
              <w:rPr>
                <w:rFonts w:ascii="Times New Roman" w:hAnsi="Times New Roman"/>
                <w:kern w:val="2"/>
              </w:rPr>
            </w:pPr>
            <w:r>
              <w:rPr>
                <w:rFonts w:ascii="Times New Roman" w:hAnsi="Times New Roman"/>
                <w:kern w:val="2"/>
              </w:rPr>
              <w:t>202</w:t>
            </w:r>
            <w:r>
              <w:rPr>
                <w:rFonts w:ascii="Times New Roman" w:hAnsi="Times New Roman" w:hint="eastAsia"/>
                <w:kern w:val="2"/>
              </w:rPr>
              <w:t>6</w:t>
            </w:r>
            <w:r>
              <w:rPr>
                <w:rFonts w:ascii="Times New Roman" w:hAnsi="Times New Roman" w:hint="eastAsia"/>
                <w:kern w:val="2"/>
              </w:rPr>
              <w:t>年</w:t>
            </w:r>
            <w:r>
              <w:rPr>
                <w:rFonts w:ascii="Times New Roman" w:hAnsi="Times New Roman" w:hint="eastAsia"/>
                <w:kern w:val="2"/>
              </w:rPr>
              <w:t>4</w:t>
            </w:r>
            <w:r>
              <w:rPr>
                <w:rFonts w:ascii="Times New Roman" w:hAnsi="Times New Roman" w:hint="eastAsia"/>
                <w:kern w:val="2"/>
              </w:rPr>
              <w:t>月下旬</w:t>
            </w:r>
          </w:p>
        </w:tc>
      </w:tr>
      <w:tr w:rsidR="003339B6" w14:paraId="1D60BC64" w14:textId="77777777">
        <w:trPr>
          <w:trHeight w:hRule="exact" w:val="567"/>
        </w:trPr>
        <w:tc>
          <w:tcPr>
            <w:tcW w:w="860" w:type="dxa"/>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2931109B" w14:textId="77777777" w:rsidR="003339B6" w:rsidRDefault="00000000">
            <w:pPr>
              <w:spacing w:line="440" w:lineRule="exact"/>
              <w:jc w:val="center"/>
              <w:rPr>
                <w:sz w:val="24"/>
              </w:rPr>
            </w:pPr>
            <w:r>
              <w:rPr>
                <w:rFonts w:hint="eastAsia"/>
                <w:sz w:val="24"/>
              </w:rPr>
              <w:t>6</w:t>
            </w:r>
          </w:p>
        </w:tc>
        <w:tc>
          <w:tcPr>
            <w:tcW w:w="4830" w:type="dxa"/>
            <w:tcBorders>
              <w:top w:val="single" w:sz="4" w:space="0" w:color="auto"/>
              <w:left w:val="single" w:sz="4" w:space="0" w:color="auto"/>
              <w:bottom w:val="single" w:sz="4" w:space="0" w:color="auto"/>
              <w:right w:val="single" w:sz="4" w:space="0" w:color="000000"/>
            </w:tcBorders>
            <w:vAlign w:val="center"/>
          </w:tcPr>
          <w:p w14:paraId="37D62DAC" w14:textId="77777777" w:rsidR="003339B6" w:rsidRDefault="00000000">
            <w:pPr>
              <w:pStyle w:val="xl36"/>
              <w:widowControl w:val="0"/>
              <w:pBdr>
                <w:left w:val="none" w:sz="0" w:space="0" w:color="auto"/>
                <w:bottom w:val="none" w:sz="0" w:space="0" w:color="auto"/>
              </w:pBdr>
              <w:spacing w:before="0" w:beforeAutospacing="0" w:after="0" w:afterAutospacing="0" w:line="480" w:lineRule="atLeast"/>
              <w:textAlignment w:val="auto"/>
              <w:rPr>
                <w:rFonts w:ascii="Times New Roman" w:hAnsi="Times New Roman"/>
                <w:kern w:val="2"/>
              </w:rPr>
            </w:pPr>
            <w:r>
              <w:rPr>
                <w:rFonts w:ascii="Times New Roman" w:hAnsi="宋体"/>
                <w:kern w:val="2"/>
              </w:rPr>
              <w:t>论文</w:t>
            </w:r>
            <w:r>
              <w:rPr>
                <w:rFonts w:ascii="Times New Roman" w:hAnsi="宋体" w:hint="eastAsia"/>
                <w:kern w:val="2"/>
              </w:rPr>
              <w:t>（设计）</w:t>
            </w:r>
            <w:r>
              <w:rPr>
                <w:rFonts w:ascii="Times New Roman" w:hAnsi="宋体"/>
                <w:kern w:val="2"/>
              </w:rPr>
              <w:t>定稿后排版打印、交稿</w:t>
            </w:r>
          </w:p>
        </w:tc>
        <w:tc>
          <w:tcPr>
            <w:tcW w:w="3570" w:type="dxa"/>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444CFD89" w14:textId="77777777" w:rsidR="003339B6" w:rsidRDefault="00000000">
            <w:pPr>
              <w:pStyle w:val="xl36"/>
              <w:widowControl w:val="0"/>
              <w:pBdr>
                <w:left w:val="none" w:sz="0" w:space="0" w:color="auto"/>
                <w:bottom w:val="none" w:sz="0" w:space="0" w:color="auto"/>
              </w:pBdr>
              <w:spacing w:before="0" w:beforeAutospacing="0" w:after="0" w:afterAutospacing="0" w:line="480" w:lineRule="atLeast"/>
              <w:textAlignment w:val="auto"/>
              <w:rPr>
                <w:rFonts w:ascii="Times New Roman" w:hAnsi="Times New Roman"/>
                <w:kern w:val="2"/>
              </w:rPr>
            </w:pPr>
            <w:r>
              <w:rPr>
                <w:rFonts w:ascii="Times New Roman" w:hAnsi="Times New Roman"/>
                <w:kern w:val="2"/>
              </w:rPr>
              <w:t>202</w:t>
            </w:r>
            <w:r>
              <w:rPr>
                <w:rFonts w:ascii="Times New Roman" w:hAnsi="Times New Roman" w:hint="eastAsia"/>
                <w:kern w:val="2"/>
              </w:rPr>
              <w:t>6</w:t>
            </w:r>
            <w:r>
              <w:rPr>
                <w:rFonts w:ascii="Times New Roman" w:hAnsi="Times New Roman" w:hint="eastAsia"/>
                <w:kern w:val="2"/>
              </w:rPr>
              <w:t>年</w:t>
            </w:r>
            <w:r>
              <w:rPr>
                <w:rFonts w:ascii="Times New Roman" w:hAnsi="Times New Roman" w:hint="eastAsia"/>
                <w:kern w:val="2"/>
              </w:rPr>
              <w:t>5</w:t>
            </w:r>
            <w:r>
              <w:rPr>
                <w:rFonts w:ascii="Times New Roman" w:hAnsi="Times New Roman" w:hint="eastAsia"/>
                <w:kern w:val="2"/>
              </w:rPr>
              <w:t>月上旬</w:t>
            </w:r>
          </w:p>
        </w:tc>
      </w:tr>
      <w:tr w:rsidR="003339B6" w14:paraId="7AF7F1ED" w14:textId="77777777">
        <w:trPr>
          <w:trHeight w:hRule="exact" w:val="567"/>
        </w:trPr>
        <w:tc>
          <w:tcPr>
            <w:tcW w:w="860" w:type="dxa"/>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587735DF" w14:textId="77777777" w:rsidR="003339B6" w:rsidRDefault="00000000">
            <w:pPr>
              <w:spacing w:line="440" w:lineRule="exact"/>
              <w:jc w:val="center"/>
              <w:rPr>
                <w:sz w:val="24"/>
              </w:rPr>
            </w:pPr>
            <w:r>
              <w:rPr>
                <w:rFonts w:hint="eastAsia"/>
                <w:sz w:val="24"/>
              </w:rPr>
              <w:t>7</w:t>
            </w:r>
          </w:p>
        </w:tc>
        <w:tc>
          <w:tcPr>
            <w:tcW w:w="4830" w:type="dxa"/>
            <w:tcBorders>
              <w:top w:val="single" w:sz="4" w:space="0" w:color="auto"/>
              <w:left w:val="single" w:sz="4" w:space="0" w:color="auto"/>
              <w:bottom w:val="single" w:sz="4" w:space="0" w:color="auto"/>
              <w:right w:val="single" w:sz="4" w:space="0" w:color="000000"/>
            </w:tcBorders>
            <w:vAlign w:val="center"/>
          </w:tcPr>
          <w:p w14:paraId="5F7B4BC2" w14:textId="77777777" w:rsidR="003339B6" w:rsidRDefault="00000000">
            <w:pPr>
              <w:pStyle w:val="xl36"/>
              <w:widowControl w:val="0"/>
              <w:pBdr>
                <w:left w:val="none" w:sz="0" w:space="0" w:color="auto"/>
                <w:bottom w:val="none" w:sz="0" w:space="0" w:color="auto"/>
              </w:pBdr>
              <w:spacing w:before="0" w:beforeAutospacing="0" w:after="0" w:afterAutospacing="0" w:line="480" w:lineRule="atLeast"/>
              <w:textAlignment w:val="auto"/>
              <w:rPr>
                <w:rFonts w:ascii="Times New Roman" w:hAnsi="Times New Roman"/>
                <w:kern w:val="2"/>
              </w:rPr>
            </w:pPr>
            <w:r>
              <w:rPr>
                <w:rFonts w:ascii="Times New Roman" w:hAnsi="宋体"/>
                <w:kern w:val="2"/>
              </w:rPr>
              <w:t>毕业论文</w:t>
            </w:r>
            <w:r>
              <w:rPr>
                <w:rFonts w:ascii="Times New Roman" w:hAnsi="宋体" w:hint="eastAsia"/>
                <w:kern w:val="2"/>
              </w:rPr>
              <w:t>（设计）</w:t>
            </w:r>
            <w:r>
              <w:rPr>
                <w:rFonts w:ascii="Times New Roman" w:hAnsi="宋体"/>
                <w:kern w:val="2"/>
              </w:rPr>
              <w:t>答辩</w:t>
            </w:r>
          </w:p>
        </w:tc>
        <w:tc>
          <w:tcPr>
            <w:tcW w:w="3570" w:type="dxa"/>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5C984414" w14:textId="77777777" w:rsidR="003339B6" w:rsidRDefault="00000000">
            <w:pPr>
              <w:pStyle w:val="xl36"/>
              <w:widowControl w:val="0"/>
              <w:pBdr>
                <w:left w:val="none" w:sz="0" w:space="0" w:color="auto"/>
                <w:bottom w:val="none" w:sz="0" w:space="0" w:color="auto"/>
              </w:pBdr>
              <w:spacing w:before="0" w:beforeAutospacing="0" w:after="0" w:afterAutospacing="0" w:line="480" w:lineRule="atLeast"/>
              <w:textAlignment w:val="auto"/>
              <w:rPr>
                <w:rFonts w:ascii="Times New Roman" w:hAnsi="Times New Roman"/>
                <w:kern w:val="2"/>
              </w:rPr>
            </w:pPr>
            <w:r>
              <w:rPr>
                <w:rFonts w:ascii="Times New Roman" w:hAnsi="Times New Roman"/>
                <w:kern w:val="2"/>
              </w:rPr>
              <w:t>202</w:t>
            </w:r>
            <w:r>
              <w:rPr>
                <w:rFonts w:ascii="Times New Roman" w:hAnsi="Times New Roman" w:hint="eastAsia"/>
                <w:kern w:val="2"/>
              </w:rPr>
              <w:t>6</w:t>
            </w:r>
            <w:r>
              <w:rPr>
                <w:rFonts w:ascii="Times New Roman" w:hAnsi="Times New Roman" w:hint="eastAsia"/>
                <w:kern w:val="2"/>
              </w:rPr>
              <w:t>年</w:t>
            </w:r>
            <w:r>
              <w:rPr>
                <w:rFonts w:ascii="Times New Roman" w:hAnsi="Times New Roman" w:hint="eastAsia"/>
                <w:kern w:val="2"/>
              </w:rPr>
              <w:t>5</w:t>
            </w:r>
            <w:r>
              <w:rPr>
                <w:rFonts w:ascii="Times New Roman" w:hAnsi="Times New Roman" w:hint="eastAsia"/>
                <w:kern w:val="2"/>
              </w:rPr>
              <w:t>月中旬</w:t>
            </w:r>
          </w:p>
        </w:tc>
      </w:tr>
      <w:tr w:rsidR="003339B6" w14:paraId="6AEE5F06" w14:textId="77777777">
        <w:trPr>
          <w:trHeight w:hRule="exact" w:val="567"/>
        </w:trPr>
        <w:tc>
          <w:tcPr>
            <w:tcW w:w="860" w:type="dxa"/>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36DD8CDE" w14:textId="77777777" w:rsidR="003339B6" w:rsidRDefault="00000000">
            <w:pPr>
              <w:spacing w:line="440" w:lineRule="exact"/>
              <w:jc w:val="center"/>
              <w:rPr>
                <w:sz w:val="24"/>
              </w:rPr>
            </w:pPr>
            <w:r>
              <w:rPr>
                <w:rFonts w:hint="eastAsia"/>
                <w:sz w:val="24"/>
              </w:rPr>
              <w:t>8</w:t>
            </w:r>
          </w:p>
        </w:tc>
        <w:tc>
          <w:tcPr>
            <w:tcW w:w="4830" w:type="dxa"/>
            <w:tcBorders>
              <w:top w:val="single" w:sz="4" w:space="0" w:color="auto"/>
              <w:left w:val="single" w:sz="4" w:space="0" w:color="auto"/>
              <w:bottom w:val="single" w:sz="4" w:space="0" w:color="auto"/>
              <w:right w:val="single" w:sz="4" w:space="0" w:color="000000"/>
            </w:tcBorders>
            <w:vAlign w:val="center"/>
          </w:tcPr>
          <w:p w14:paraId="2CD42C7D" w14:textId="77777777" w:rsidR="003339B6" w:rsidRDefault="00000000">
            <w:pPr>
              <w:pStyle w:val="xl36"/>
              <w:widowControl w:val="0"/>
              <w:pBdr>
                <w:left w:val="none" w:sz="0" w:space="0" w:color="auto"/>
                <w:bottom w:val="none" w:sz="0" w:space="0" w:color="auto"/>
              </w:pBdr>
              <w:spacing w:before="0" w:beforeAutospacing="0" w:after="0" w:afterAutospacing="0" w:line="480" w:lineRule="atLeast"/>
              <w:textAlignment w:val="auto"/>
              <w:rPr>
                <w:rFonts w:ascii="Times New Roman" w:hAnsi="Times New Roman"/>
                <w:kern w:val="2"/>
              </w:rPr>
            </w:pPr>
            <w:r>
              <w:rPr>
                <w:rFonts w:ascii="Times New Roman" w:hAnsi="宋体"/>
                <w:kern w:val="2"/>
              </w:rPr>
              <w:t>答辩后的论文</w:t>
            </w:r>
            <w:r>
              <w:rPr>
                <w:rFonts w:ascii="Times New Roman" w:hAnsi="宋体" w:hint="eastAsia"/>
                <w:kern w:val="2"/>
              </w:rPr>
              <w:t>（设计）</w:t>
            </w:r>
            <w:r>
              <w:rPr>
                <w:rFonts w:ascii="Times New Roman" w:hAnsi="宋体"/>
                <w:kern w:val="2"/>
              </w:rPr>
              <w:t>修改</w:t>
            </w:r>
          </w:p>
        </w:tc>
        <w:tc>
          <w:tcPr>
            <w:tcW w:w="3570" w:type="dxa"/>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2A0B5425" w14:textId="77777777" w:rsidR="003339B6" w:rsidRDefault="00000000">
            <w:pPr>
              <w:pStyle w:val="xl36"/>
              <w:widowControl w:val="0"/>
              <w:pBdr>
                <w:left w:val="none" w:sz="0" w:space="0" w:color="auto"/>
                <w:bottom w:val="none" w:sz="0" w:space="0" w:color="auto"/>
              </w:pBdr>
              <w:spacing w:before="0" w:beforeAutospacing="0" w:after="0" w:afterAutospacing="0" w:line="480" w:lineRule="atLeast"/>
              <w:textAlignment w:val="auto"/>
              <w:rPr>
                <w:rFonts w:ascii="Times New Roman" w:hAnsi="Times New Roman"/>
                <w:kern w:val="2"/>
              </w:rPr>
            </w:pPr>
            <w:r>
              <w:rPr>
                <w:rFonts w:ascii="Times New Roman" w:hAnsi="Times New Roman"/>
                <w:kern w:val="2"/>
              </w:rPr>
              <w:t>202</w:t>
            </w:r>
            <w:r>
              <w:rPr>
                <w:rFonts w:ascii="Times New Roman" w:hAnsi="Times New Roman" w:hint="eastAsia"/>
                <w:kern w:val="2"/>
              </w:rPr>
              <w:t>6</w:t>
            </w:r>
            <w:r>
              <w:rPr>
                <w:rFonts w:ascii="Times New Roman" w:hAnsi="Times New Roman" w:hint="eastAsia"/>
                <w:kern w:val="2"/>
              </w:rPr>
              <w:t>年</w:t>
            </w:r>
            <w:r>
              <w:rPr>
                <w:rFonts w:ascii="Times New Roman" w:hAnsi="Times New Roman" w:hint="eastAsia"/>
                <w:kern w:val="2"/>
              </w:rPr>
              <w:t>5</w:t>
            </w:r>
            <w:r>
              <w:rPr>
                <w:rFonts w:ascii="Times New Roman" w:hAnsi="Times New Roman" w:hint="eastAsia"/>
                <w:kern w:val="2"/>
              </w:rPr>
              <w:t>月下旬</w:t>
            </w:r>
          </w:p>
        </w:tc>
      </w:tr>
    </w:tbl>
    <w:p w14:paraId="470946A4" w14:textId="77777777" w:rsidR="003339B6" w:rsidRDefault="003339B6">
      <w:pPr>
        <w:spacing w:line="440" w:lineRule="exact"/>
        <w:rPr>
          <w:sz w:val="24"/>
        </w:rPr>
      </w:pPr>
    </w:p>
    <w:p w14:paraId="63C7F59B" w14:textId="77777777" w:rsidR="003339B6" w:rsidRDefault="00000000">
      <w:pPr>
        <w:spacing w:line="440" w:lineRule="exact"/>
        <w:ind w:firstLineChars="200" w:firstLine="480"/>
        <w:rPr>
          <w:color w:val="FF0000"/>
          <w:sz w:val="24"/>
        </w:rPr>
      </w:pPr>
      <w:r>
        <w:rPr>
          <w:rFonts w:hint="eastAsia"/>
          <w:sz w:val="24"/>
        </w:rPr>
        <w:t>四、应收集的资料及主要参考文献</w:t>
      </w:r>
      <w:r>
        <w:rPr>
          <w:rFonts w:hint="eastAsia"/>
          <w:sz w:val="24"/>
        </w:rPr>
        <w:t xml:space="preserve"> </w:t>
      </w:r>
      <w:r>
        <w:rPr>
          <w:rFonts w:hint="eastAsia"/>
          <w:color w:val="FF0000"/>
          <w:sz w:val="24"/>
        </w:rPr>
        <w:t>（这部分参考文献不要与论文最后的参考文献一模一样。</w:t>
      </w:r>
      <w:proofErr w:type="gramStart"/>
      <w:r>
        <w:rPr>
          <w:rFonts w:hint="eastAsia"/>
          <w:color w:val="FF0000"/>
          <w:sz w:val="24"/>
        </w:rPr>
        <w:t>标红的</w:t>
      </w:r>
      <w:proofErr w:type="gramEnd"/>
      <w:r>
        <w:rPr>
          <w:rFonts w:hint="eastAsia"/>
          <w:color w:val="FF0000"/>
          <w:sz w:val="24"/>
        </w:rPr>
        <w:t>部分删除）</w:t>
      </w:r>
    </w:p>
    <w:p w14:paraId="7ECEC2C6" w14:textId="77777777" w:rsidR="003339B6" w:rsidRDefault="00000000">
      <w:pPr>
        <w:tabs>
          <w:tab w:val="left" w:pos="0"/>
          <w:tab w:val="left" w:pos="420"/>
          <w:tab w:val="right" w:pos="9072"/>
        </w:tabs>
        <w:spacing w:line="440" w:lineRule="exact"/>
        <w:rPr>
          <w:u w:val="single"/>
        </w:rPr>
      </w:pPr>
      <w:r>
        <w:rPr>
          <w:rFonts w:hint="eastAsia"/>
          <w:u w:val="single"/>
        </w:rPr>
        <w:tab/>
      </w:r>
      <w:r>
        <w:rPr>
          <w:sz w:val="24"/>
          <w:u w:val="single"/>
        </w:rPr>
        <w:t xml:space="preserve">[1] </w:t>
      </w:r>
      <w:r>
        <w:rPr>
          <w:rFonts w:hAnsi="宋体"/>
          <w:sz w:val="24"/>
          <w:u w:val="single"/>
        </w:rPr>
        <w:t>陈登原．国史旧闻：第</w:t>
      </w:r>
      <w:r>
        <w:rPr>
          <w:sz w:val="24"/>
          <w:u w:val="single"/>
        </w:rPr>
        <w:t>1</w:t>
      </w:r>
      <w:r>
        <w:rPr>
          <w:rFonts w:hAnsi="宋体"/>
          <w:sz w:val="24"/>
          <w:u w:val="single"/>
        </w:rPr>
        <w:t>卷</w:t>
      </w:r>
      <w:r>
        <w:rPr>
          <w:sz w:val="24"/>
          <w:u w:val="single"/>
        </w:rPr>
        <w:t>[M]</w:t>
      </w:r>
      <w:r>
        <w:rPr>
          <w:rFonts w:hAnsi="宋体"/>
          <w:sz w:val="24"/>
          <w:u w:val="single"/>
        </w:rPr>
        <w:t>．北京：中华书局，</w:t>
      </w:r>
      <w:r>
        <w:rPr>
          <w:sz w:val="24"/>
          <w:u w:val="single"/>
        </w:rPr>
        <w:t>2000</w:t>
      </w:r>
      <w:r>
        <w:rPr>
          <w:rFonts w:hAnsi="宋体"/>
          <w:sz w:val="24"/>
          <w:u w:val="single"/>
        </w:rPr>
        <w:t>：</w:t>
      </w:r>
      <w:r>
        <w:rPr>
          <w:sz w:val="24"/>
          <w:u w:val="single"/>
        </w:rPr>
        <w:t>29</w:t>
      </w:r>
      <w:r>
        <w:rPr>
          <w:rFonts w:hAnsi="宋体"/>
          <w:sz w:val="24"/>
          <w:u w:val="single"/>
        </w:rPr>
        <w:t>．</w:t>
      </w:r>
      <w:r>
        <w:rPr>
          <w:u w:val="single"/>
        </w:rPr>
        <w:tab/>
      </w:r>
    </w:p>
    <w:p w14:paraId="4843A8F8" w14:textId="77777777" w:rsidR="003339B6" w:rsidRDefault="00000000">
      <w:pPr>
        <w:tabs>
          <w:tab w:val="left" w:pos="0"/>
          <w:tab w:val="left" w:pos="420"/>
          <w:tab w:val="right" w:pos="9072"/>
        </w:tabs>
        <w:spacing w:line="440" w:lineRule="exact"/>
        <w:rPr>
          <w:u w:val="single"/>
        </w:rPr>
      </w:pPr>
      <w:r>
        <w:rPr>
          <w:u w:val="single"/>
        </w:rPr>
        <w:tab/>
      </w:r>
      <w:r>
        <w:rPr>
          <w:sz w:val="24"/>
          <w:u w:val="single"/>
        </w:rPr>
        <w:t xml:space="preserve">[2] </w:t>
      </w:r>
      <w:r>
        <w:rPr>
          <w:rFonts w:hAnsi="宋体"/>
          <w:sz w:val="24"/>
          <w:u w:val="single"/>
        </w:rPr>
        <w:t>哈里森，沃尔</w:t>
      </w:r>
      <w:proofErr w:type="gramStart"/>
      <w:r>
        <w:rPr>
          <w:rFonts w:hAnsi="宋体"/>
          <w:sz w:val="24"/>
          <w:u w:val="single"/>
        </w:rPr>
        <w:t>徳</w:t>
      </w:r>
      <w:proofErr w:type="gramEnd"/>
      <w:r>
        <w:rPr>
          <w:rFonts w:hAnsi="宋体"/>
          <w:sz w:val="24"/>
          <w:u w:val="single"/>
        </w:rPr>
        <w:t>伦．经济数学与金融数学</w:t>
      </w:r>
      <w:r>
        <w:rPr>
          <w:sz w:val="24"/>
          <w:u w:val="single"/>
        </w:rPr>
        <w:t>[M]</w:t>
      </w:r>
      <w:r>
        <w:rPr>
          <w:rFonts w:hAnsi="宋体"/>
          <w:sz w:val="24"/>
          <w:u w:val="single"/>
        </w:rPr>
        <w:t>．谢远涛，译．北京：中国人民大学出版社，</w:t>
      </w:r>
      <w:r>
        <w:rPr>
          <w:sz w:val="24"/>
          <w:u w:val="single"/>
        </w:rPr>
        <w:t>2012</w:t>
      </w:r>
      <w:r>
        <w:rPr>
          <w:rFonts w:hAnsi="宋体"/>
          <w:sz w:val="24"/>
          <w:u w:val="single"/>
        </w:rPr>
        <w:t>：</w:t>
      </w:r>
      <w:r>
        <w:rPr>
          <w:sz w:val="24"/>
          <w:u w:val="single"/>
        </w:rPr>
        <w:t>235-236</w:t>
      </w:r>
      <w:r>
        <w:rPr>
          <w:rFonts w:hAnsi="宋体"/>
          <w:sz w:val="24"/>
          <w:u w:val="single"/>
        </w:rPr>
        <w:t>．</w:t>
      </w:r>
      <w:r>
        <w:rPr>
          <w:u w:val="single"/>
        </w:rPr>
        <w:tab/>
      </w:r>
    </w:p>
    <w:p w14:paraId="6D543604" w14:textId="77777777" w:rsidR="003339B6" w:rsidRDefault="00000000">
      <w:pPr>
        <w:tabs>
          <w:tab w:val="left" w:pos="0"/>
          <w:tab w:val="left" w:pos="420"/>
          <w:tab w:val="right" w:pos="9072"/>
        </w:tabs>
        <w:spacing w:line="440" w:lineRule="exact"/>
        <w:rPr>
          <w:u w:val="single"/>
        </w:rPr>
      </w:pPr>
      <w:r>
        <w:rPr>
          <w:u w:val="single"/>
        </w:rPr>
        <w:tab/>
      </w:r>
      <w:r>
        <w:rPr>
          <w:sz w:val="24"/>
          <w:u w:val="single"/>
        </w:rPr>
        <w:t xml:space="preserve">[3] 123. 456[M]. </w:t>
      </w:r>
      <w:r>
        <w:rPr>
          <w:rFonts w:hAnsi="宋体"/>
          <w:sz w:val="24"/>
          <w:u w:val="single"/>
        </w:rPr>
        <w:t>上海</w:t>
      </w:r>
      <w:r>
        <w:rPr>
          <w:sz w:val="24"/>
          <w:u w:val="single"/>
        </w:rPr>
        <w:t>: 123, 456.</w:t>
      </w:r>
      <w:r>
        <w:rPr>
          <w:u w:val="single"/>
        </w:rPr>
        <w:tab/>
      </w:r>
    </w:p>
    <w:p w14:paraId="2E291D8C" w14:textId="77777777" w:rsidR="003339B6" w:rsidRDefault="00000000">
      <w:pPr>
        <w:tabs>
          <w:tab w:val="left" w:pos="0"/>
          <w:tab w:val="left" w:pos="420"/>
          <w:tab w:val="right" w:pos="9072"/>
        </w:tabs>
        <w:spacing w:line="440" w:lineRule="exact"/>
        <w:rPr>
          <w:u w:val="single"/>
        </w:rPr>
      </w:pPr>
      <w:r>
        <w:rPr>
          <w:u w:val="single"/>
        </w:rPr>
        <w:tab/>
      </w:r>
      <w:r>
        <w:rPr>
          <w:sz w:val="24"/>
          <w:u w:val="single"/>
        </w:rPr>
        <w:t xml:space="preserve">[4] 123. 456[M]. </w:t>
      </w:r>
      <w:r>
        <w:rPr>
          <w:rFonts w:hAnsi="宋体"/>
          <w:sz w:val="24"/>
          <w:u w:val="single"/>
        </w:rPr>
        <w:t>上海</w:t>
      </w:r>
      <w:r>
        <w:rPr>
          <w:sz w:val="24"/>
          <w:u w:val="single"/>
        </w:rPr>
        <w:t>: 123, 456.</w:t>
      </w:r>
      <w:r>
        <w:rPr>
          <w:u w:val="single"/>
        </w:rPr>
        <w:tab/>
      </w:r>
    </w:p>
    <w:p w14:paraId="51336B01" w14:textId="77777777" w:rsidR="003339B6" w:rsidRDefault="00000000">
      <w:pPr>
        <w:tabs>
          <w:tab w:val="left" w:pos="0"/>
          <w:tab w:val="left" w:pos="420"/>
          <w:tab w:val="right" w:pos="9072"/>
        </w:tabs>
        <w:spacing w:line="440" w:lineRule="exact"/>
        <w:rPr>
          <w:u w:val="single"/>
        </w:rPr>
      </w:pPr>
      <w:r>
        <w:rPr>
          <w:u w:val="single"/>
        </w:rPr>
        <w:tab/>
      </w:r>
      <w:r>
        <w:rPr>
          <w:sz w:val="24"/>
          <w:u w:val="single"/>
        </w:rPr>
        <w:t xml:space="preserve">[5] 123. 456[M]. </w:t>
      </w:r>
      <w:r>
        <w:rPr>
          <w:rFonts w:hAnsi="宋体"/>
          <w:sz w:val="24"/>
          <w:u w:val="single"/>
        </w:rPr>
        <w:t>上海</w:t>
      </w:r>
      <w:r>
        <w:rPr>
          <w:sz w:val="24"/>
          <w:u w:val="single"/>
        </w:rPr>
        <w:t>: 123, 456.</w:t>
      </w:r>
      <w:r>
        <w:rPr>
          <w:u w:val="single"/>
        </w:rPr>
        <w:tab/>
      </w:r>
    </w:p>
    <w:p w14:paraId="63DE825F" w14:textId="77777777" w:rsidR="003339B6" w:rsidRDefault="00000000">
      <w:pPr>
        <w:tabs>
          <w:tab w:val="left" w:pos="0"/>
          <w:tab w:val="left" w:pos="420"/>
          <w:tab w:val="right" w:pos="9072"/>
        </w:tabs>
        <w:spacing w:line="440" w:lineRule="exact"/>
        <w:rPr>
          <w:u w:val="single"/>
        </w:rPr>
      </w:pPr>
      <w:r>
        <w:rPr>
          <w:u w:val="single"/>
        </w:rPr>
        <w:tab/>
      </w:r>
      <w:r>
        <w:rPr>
          <w:sz w:val="24"/>
          <w:u w:val="single"/>
        </w:rPr>
        <w:t xml:space="preserve">[6] 123. 456[M]. </w:t>
      </w:r>
      <w:r>
        <w:rPr>
          <w:rFonts w:hAnsi="宋体"/>
          <w:sz w:val="24"/>
          <w:u w:val="single"/>
        </w:rPr>
        <w:t>上海</w:t>
      </w:r>
      <w:r>
        <w:rPr>
          <w:sz w:val="24"/>
          <w:u w:val="single"/>
        </w:rPr>
        <w:t>: 123, 456.</w:t>
      </w:r>
      <w:r>
        <w:rPr>
          <w:u w:val="single"/>
        </w:rPr>
        <w:tab/>
      </w:r>
    </w:p>
    <w:p w14:paraId="7EDC45FA" w14:textId="77777777" w:rsidR="003339B6" w:rsidRDefault="00000000">
      <w:pPr>
        <w:tabs>
          <w:tab w:val="left" w:pos="0"/>
          <w:tab w:val="left" w:pos="420"/>
          <w:tab w:val="right" w:pos="9072"/>
        </w:tabs>
        <w:spacing w:line="440" w:lineRule="exact"/>
        <w:rPr>
          <w:u w:val="single"/>
        </w:rPr>
      </w:pPr>
      <w:r>
        <w:rPr>
          <w:u w:val="single"/>
        </w:rPr>
        <w:tab/>
      </w:r>
      <w:r>
        <w:rPr>
          <w:sz w:val="24"/>
          <w:u w:val="single"/>
        </w:rPr>
        <w:t xml:space="preserve">[7] 123. 456[M]. </w:t>
      </w:r>
      <w:r>
        <w:rPr>
          <w:rFonts w:hAnsi="宋体"/>
          <w:sz w:val="24"/>
          <w:u w:val="single"/>
        </w:rPr>
        <w:t>上海</w:t>
      </w:r>
      <w:r>
        <w:rPr>
          <w:sz w:val="24"/>
          <w:u w:val="single"/>
        </w:rPr>
        <w:t>: 123, 456.</w:t>
      </w:r>
      <w:r>
        <w:rPr>
          <w:u w:val="single"/>
        </w:rPr>
        <w:tab/>
      </w:r>
    </w:p>
    <w:p w14:paraId="298D9004" w14:textId="77777777" w:rsidR="003339B6" w:rsidRDefault="00000000">
      <w:pPr>
        <w:tabs>
          <w:tab w:val="left" w:pos="0"/>
          <w:tab w:val="left" w:pos="420"/>
          <w:tab w:val="right" w:pos="9072"/>
        </w:tabs>
        <w:spacing w:line="440" w:lineRule="exact"/>
        <w:rPr>
          <w:u w:val="single"/>
        </w:rPr>
      </w:pPr>
      <w:r>
        <w:rPr>
          <w:u w:val="single"/>
        </w:rPr>
        <w:tab/>
      </w:r>
      <w:r>
        <w:rPr>
          <w:sz w:val="24"/>
          <w:u w:val="single"/>
        </w:rPr>
        <w:t xml:space="preserve">[8] 123. 456[M]. </w:t>
      </w:r>
      <w:r>
        <w:rPr>
          <w:rFonts w:hAnsi="宋体"/>
          <w:sz w:val="24"/>
          <w:u w:val="single"/>
        </w:rPr>
        <w:t>上海</w:t>
      </w:r>
      <w:r>
        <w:rPr>
          <w:sz w:val="24"/>
          <w:u w:val="single"/>
        </w:rPr>
        <w:t>: 123, 456.</w:t>
      </w:r>
      <w:r>
        <w:rPr>
          <w:u w:val="single"/>
        </w:rPr>
        <w:tab/>
      </w:r>
    </w:p>
    <w:p w14:paraId="6995243D" w14:textId="77777777" w:rsidR="003339B6" w:rsidRDefault="00000000">
      <w:pPr>
        <w:tabs>
          <w:tab w:val="left" w:pos="0"/>
          <w:tab w:val="left" w:pos="420"/>
          <w:tab w:val="right" w:pos="9072"/>
        </w:tabs>
        <w:spacing w:line="440" w:lineRule="exact"/>
        <w:rPr>
          <w:u w:val="single"/>
        </w:rPr>
      </w:pPr>
      <w:r>
        <w:rPr>
          <w:u w:val="single"/>
        </w:rPr>
        <w:tab/>
      </w:r>
      <w:r>
        <w:rPr>
          <w:sz w:val="24"/>
          <w:u w:val="single"/>
        </w:rPr>
        <w:t xml:space="preserve">[9] 123. 456[M]. </w:t>
      </w:r>
      <w:r>
        <w:rPr>
          <w:rFonts w:hAnsi="宋体"/>
          <w:sz w:val="24"/>
          <w:u w:val="single"/>
        </w:rPr>
        <w:t>上海</w:t>
      </w:r>
      <w:r>
        <w:rPr>
          <w:sz w:val="24"/>
          <w:u w:val="single"/>
        </w:rPr>
        <w:t>: 123, 456.</w:t>
      </w:r>
      <w:r>
        <w:rPr>
          <w:u w:val="single"/>
        </w:rPr>
        <w:tab/>
      </w:r>
    </w:p>
    <w:p w14:paraId="6BDAB3E7" w14:textId="77777777" w:rsidR="003339B6" w:rsidRDefault="00000000">
      <w:pPr>
        <w:tabs>
          <w:tab w:val="left" w:pos="9240"/>
        </w:tabs>
        <w:spacing w:line="440" w:lineRule="exact"/>
        <w:rPr>
          <w:sz w:val="24"/>
          <w:u w:val="single"/>
        </w:rPr>
      </w:pPr>
      <w:r>
        <w:rPr>
          <w:sz w:val="24"/>
          <w:u w:val="single"/>
        </w:rPr>
        <w:t xml:space="preserve">   [10] 123. 456[M]. </w:t>
      </w:r>
      <w:r>
        <w:rPr>
          <w:rFonts w:hAnsi="宋体"/>
          <w:sz w:val="24"/>
          <w:u w:val="single"/>
        </w:rPr>
        <w:t>上海</w:t>
      </w:r>
      <w:r>
        <w:rPr>
          <w:sz w:val="24"/>
          <w:u w:val="single"/>
        </w:rPr>
        <w:t xml:space="preserve">: 123, 456.                                             </w:t>
      </w:r>
    </w:p>
    <w:p w14:paraId="20AA7D5C" w14:textId="77777777" w:rsidR="003339B6" w:rsidRDefault="00000000">
      <w:pPr>
        <w:tabs>
          <w:tab w:val="left" w:pos="9240"/>
        </w:tabs>
        <w:spacing w:line="440" w:lineRule="exact"/>
        <w:rPr>
          <w:sz w:val="24"/>
          <w:u w:val="single"/>
        </w:rPr>
      </w:pPr>
      <w:r>
        <w:rPr>
          <w:sz w:val="24"/>
          <w:u w:val="single"/>
        </w:rPr>
        <w:t xml:space="preserve">                                                                            </w:t>
      </w:r>
    </w:p>
    <w:p w14:paraId="06763BF2" w14:textId="77777777" w:rsidR="003339B6" w:rsidRDefault="003339B6">
      <w:pPr>
        <w:tabs>
          <w:tab w:val="left" w:pos="9240"/>
        </w:tabs>
        <w:spacing w:line="440" w:lineRule="exact"/>
        <w:rPr>
          <w:sz w:val="24"/>
          <w:u w:val="single"/>
        </w:rPr>
      </w:pPr>
    </w:p>
    <w:p w14:paraId="19C02CF2" w14:textId="77777777" w:rsidR="003339B6" w:rsidRDefault="003339B6">
      <w:pPr>
        <w:jc w:val="center"/>
        <w:rPr>
          <w:b/>
          <w:bCs/>
          <w:sz w:val="48"/>
          <w:szCs w:val="48"/>
        </w:rPr>
      </w:pPr>
    </w:p>
    <w:p w14:paraId="3C043DE0" w14:textId="77777777" w:rsidR="003339B6" w:rsidRDefault="00000000">
      <w:pPr>
        <w:pageBreakBefore/>
        <w:spacing w:line="400" w:lineRule="exact"/>
        <w:ind w:firstLineChars="200" w:firstLine="643"/>
        <w:outlineLvl w:val="0"/>
        <w:rPr>
          <w:b/>
          <w:bCs/>
          <w:sz w:val="48"/>
          <w:szCs w:val="48"/>
        </w:rPr>
      </w:pPr>
      <w:bookmarkStart w:id="202" w:name="_Toc18390"/>
      <w:r>
        <w:rPr>
          <w:rFonts w:hint="eastAsia"/>
          <w:b/>
          <w:bCs/>
          <w:color w:val="000000"/>
          <w:sz w:val="32"/>
          <w:szCs w:val="32"/>
          <w:shd w:val="clear" w:color="auto" w:fill="FFFFFF"/>
        </w:rPr>
        <w:lastRenderedPageBreak/>
        <w:t>附录</w:t>
      </w:r>
      <w:r>
        <w:rPr>
          <w:rFonts w:hint="eastAsia"/>
          <w:b/>
          <w:bCs/>
          <w:color w:val="000000"/>
          <w:sz w:val="32"/>
          <w:szCs w:val="32"/>
          <w:shd w:val="clear" w:color="auto" w:fill="FFFFFF"/>
        </w:rPr>
        <w:t xml:space="preserve">D </w:t>
      </w:r>
      <w:r>
        <w:rPr>
          <w:rFonts w:hint="eastAsia"/>
          <w:b/>
          <w:bCs/>
          <w:color w:val="000000"/>
          <w:sz w:val="32"/>
          <w:szCs w:val="32"/>
          <w:shd w:val="clear" w:color="auto" w:fill="FFFFFF"/>
        </w:rPr>
        <w:t>评阅表</w:t>
      </w:r>
      <w:bookmarkEnd w:id="202"/>
    </w:p>
    <w:p w14:paraId="5A5A5DE3" w14:textId="77777777" w:rsidR="003339B6" w:rsidRDefault="00000000">
      <w:pPr>
        <w:jc w:val="center"/>
        <w:rPr>
          <w:b/>
          <w:bCs/>
          <w:sz w:val="48"/>
          <w:szCs w:val="48"/>
        </w:rPr>
      </w:pPr>
      <w:r>
        <w:rPr>
          <w:rFonts w:hint="eastAsia"/>
          <w:b/>
          <w:bCs/>
          <w:sz w:val="48"/>
          <w:szCs w:val="48"/>
        </w:rPr>
        <w:t>湘</w:t>
      </w:r>
      <w:r>
        <w:rPr>
          <w:rFonts w:hint="eastAsia"/>
          <w:b/>
          <w:bCs/>
          <w:sz w:val="48"/>
          <w:szCs w:val="48"/>
        </w:rPr>
        <w:t xml:space="preserve"> </w:t>
      </w:r>
      <w:r>
        <w:rPr>
          <w:rFonts w:hint="eastAsia"/>
          <w:b/>
          <w:bCs/>
          <w:sz w:val="48"/>
          <w:szCs w:val="48"/>
        </w:rPr>
        <w:t>潭</w:t>
      </w:r>
      <w:r>
        <w:rPr>
          <w:rFonts w:hint="eastAsia"/>
          <w:b/>
          <w:bCs/>
          <w:sz w:val="48"/>
          <w:szCs w:val="48"/>
        </w:rPr>
        <w:t xml:space="preserve"> </w:t>
      </w:r>
      <w:r>
        <w:rPr>
          <w:rFonts w:hint="eastAsia"/>
          <w:b/>
          <w:bCs/>
          <w:sz w:val="48"/>
          <w:szCs w:val="48"/>
        </w:rPr>
        <w:t>大</w:t>
      </w:r>
      <w:r>
        <w:rPr>
          <w:rFonts w:hint="eastAsia"/>
          <w:b/>
          <w:bCs/>
          <w:sz w:val="48"/>
          <w:szCs w:val="48"/>
        </w:rPr>
        <w:t xml:space="preserve"> </w:t>
      </w:r>
      <w:r>
        <w:rPr>
          <w:rFonts w:hint="eastAsia"/>
          <w:b/>
          <w:bCs/>
          <w:sz w:val="48"/>
          <w:szCs w:val="48"/>
        </w:rPr>
        <w:t>学</w:t>
      </w:r>
    </w:p>
    <w:p w14:paraId="04B180E6" w14:textId="77777777" w:rsidR="003339B6" w:rsidRDefault="00000000">
      <w:pPr>
        <w:spacing w:afterLines="150" w:after="483"/>
        <w:jc w:val="center"/>
        <w:rPr>
          <w:rFonts w:eastAsia="黑体"/>
          <w:sz w:val="48"/>
          <w:szCs w:val="48"/>
        </w:rPr>
      </w:pPr>
      <w:r>
        <w:rPr>
          <w:rFonts w:hint="eastAsia"/>
          <w:b/>
          <w:bCs/>
          <w:sz w:val="48"/>
          <w:szCs w:val="48"/>
        </w:rPr>
        <w:t>毕业论文（设计）评阅表</w:t>
      </w:r>
    </w:p>
    <w:p w14:paraId="6E77A390" w14:textId="77777777" w:rsidR="003339B6" w:rsidRDefault="00000000">
      <w:pPr>
        <w:tabs>
          <w:tab w:val="left" w:pos="9030"/>
        </w:tabs>
        <w:spacing w:beforeLines="50" w:before="161" w:afterLines="100" w:after="322" w:line="440" w:lineRule="exact"/>
        <w:rPr>
          <w:bCs/>
          <w:sz w:val="24"/>
          <w:u w:val="single"/>
        </w:rPr>
      </w:pPr>
      <w:r>
        <w:rPr>
          <w:rFonts w:hint="eastAsia"/>
          <w:sz w:val="24"/>
        </w:rPr>
        <w:t>学号：</w:t>
      </w:r>
      <w:r>
        <w:rPr>
          <w:rFonts w:hint="eastAsia"/>
          <w:sz w:val="24"/>
          <w:u w:val="single"/>
        </w:rPr>
        <w:t xml:space="preserve">   2020130678  </w:t>
      </w:r>
      <w:r>
        <w:rPr>
          <w:rFonts w:hint="eastAsia"/>
          <w:sz w:val="24"/>
        </w:rPr>
        <w:t xml:space="preserve"> </w:t>
      </w:r>
      <w:r>
        <w:rPr>
          <w:rFonts w:hint="eastAsia"/>
          <w:sz w:val="24"/>
        </w:rPr>
        <w:t>姓名：</w:t>
      </w:r>
      <w:r>
        <w:rPr>
          <w:rFonts w:hint="eastAsia"/>
          <w:sz w:val="24"/>
          <w:u w:val="single"/>
        </w:rPr>
        <w:t xml:space="preserve">   </w:t>
      </w:r>
      <w:r>
        <w:rPr>
          <w:rFonts w:hint="eastAsia"/>
          <w:sz w:val="24"/>
          <w:u w:val="single"/>
        </w:rPr>
        <w:t>张</w:t>
      </w:r>
      <w:r>
        <w:rPr>
          <w:rFonts w:hint="eastAsia"/>
          <w:sz w:val="24"/>
          <w:u w:val="single"/>
        </w:rPr>
        <w:t xml:space="preserve">XX </w:t>
      </w:r>
      <w:r>
        <w:rPr>
          <w:rFonts w:hint="eastAsia"/>
          <w:bCs/>
          <w:sz w:val="24"/>
          <w:u w:val="single"/>
        </w:rPr>
        <w:t xml:space="preserve">  </w:t>
      </w:r>
      <w:r>
        <w:rPr>
          <w:rFonts w:hint="eastAsia"/>
          <w:sz w:val="24"/>
          <w:u w:val="single"/>
        </w:rPr>
        <w:t xml:space="preserve">  </w:t>
      </w:r>
      <w:r>
        <w:rPr>
          <w:rFonts w:hint="eastAsia"/>
          <w:sz w:val="24"/>
        </w:rPr>
        <w:t xml:space="preserve"> </w:t>
      </w:r>
      <w:r>
        <w:rPr>
          <w:rFonts w:hint="eastAsia"/>
          <w:sz w:val="24"/>
        </w:rPr>
        <w:t>专业：</w:t>
      </w:r>
      <w:r>
        <w:rPr>
          <w:rFonts w:hint="eastAsia"/>
          <w:sz w:val="24"/>
          <w:u w:val="single"/>
        </w:rPr>
        <w:t xml:space="preserve">   </w:t>
      </w:r>
      <w:r>
        <w:rPr>
          <w:rFonts w:hint="eastAsia"/>
          <w:bCs/>
          <w:sz w:val="24"/>
          <w:u w:val="single"/>
        </w:rPr>
        <w:t>机械设计制造及其自动化</w:t>
      </w:r>
      <w:r>
        <w:rPr>
          <w:rFonts w:hint="eastAsia"/>
          <w:bCs/>
          <w:sz w:val="24"/>
          <w:u w:val="single"/>
        </w:rPr>
        <w:t xml:space="preserve">  </w:t>
      </w:r>
    </w:p>
    <w:p w14:paraId="04AB66B6" w14:textId="77777777" w:rsidR="003339B6" w:rsidRDefault="00000000">
      <w:pPr>
        <w:spacing w:beforeLines="50" w:before="161" w:afterLines="100" w:after="322" w:line="440" w:lineRule="exact"/>
        <w:rPr>
          <w:sz w:val="24"/>
          <w:u w:val="single"/>
        </w:rPr>
      </w:pPr>
      <w:r>
        <w:rPr>
          <w:rFonts w:hint="eastAsia"/>
          <w:sz w:val="24"/>
        </w:rPr>
        <w:t>毕业论文（设计）题目：</w:t>
      </w:r>
      <w:r>
        <w:rPr>
          <w:rFonts w:hint="eastAsia"/>
          <w:sz w:val="24"/>
          <w:u w:val="single"/>
        </w:rPr>
        <w:t xml:space="preserve">               </w:t>
      </w:r>
      <w:r>
        <w:rPr>
          <w:rFonts w:hint="eastAsia"/>
          <w:bCs/>
          <w:sz w:val="24"/>
          <w:u w:val="single"/>
        </w:rPr>
        <w:t>基于深度学习的人脸表情识别</w:t>
      </w:r>
      <w:r>
        <w:rPr>
          <w:rFonts w:hint="eastAsia"/>
          <w:bCs/>
          <w:sz w:val="24"/>
          <w:u w:val="single"/>
        </w:rPr>
        <w:t xml:space="preserve">                   </w:t>
      </w:r>
      <w:r>
        <w:rPr>
          <w:rFonts w:hint="eastAsia"/>
          <w:sz w:val="24"/>
          <w:u w:val="single"/>
        </w:rPr>
        <w:t xml:space="preserve"> </w:t>
      </w:r>
    </w:p>
    <w:tbl>
      <w:tblPr>
        <w:tblpPr w:leftFromText="180" w:rightFromText="180" w:vertAnchor="text" w:tblpY="1"/>
        <w:tblOverlap w:val="neve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6"/>
        <w:gridCol w:w="7932"/>
      </w:tblGrid>
      <w:tr w:rsidR="003339B6" w14:paraId="5B5B2801" w14:textId="77777777">
        <w:tc>
          <w:tcPr>
            <w:tcW w:w="1176" w:type="dxa"/>
          </w:tcPr>
          <w:p w14:paraId="179A1BFC" w14:textId="77777777" w:rsidR="003339B6" w:rsidRDefault="00000000">
            <w:pPr>
              <w:spacing w:line="400" w:lineRule="atLeast"/>
              <w:jc w:val="center"/>
              <w:rPr>
                <w:sz w:val="24"/>
              </w:rPr>
            </w:pPr>
            <w:r>
              <w:rPr>
                <w:rFonts w:hint="eastAsia"/>
                <w:sz w:val="24"/>
              </w:rPr>
              <w:t>评价项目</w:t>
            </w:r>
          </w:p>
        </w:tc>
        <w:tc>
          <w:tcPr>
            <w:tcW w:w="7932" w:type="dxa"/>
          </w:tcPr>
          <w:p w14:paraId="0C977D08" w14:textId="77777777" w:rsidR="003339B6" w:rsidRDefault="00000000">
            <w:pPr>
              <w:spacing w:line="400" w:lineRule="atLeast"/>
              <w:jc w:val="center"/>
              <w:rPr>
                <w:sz w:val="24"/>
              </w:rPr>
            </w:pPr>
            <w:r>
              <w:rPr>
                <w:rFonts w:hint="eastAsia"/>
                <w:sz w:val="24"/>
              </w:rPr>
              <w:t>评</w:t>
            </w:r>
            <w:r>
              <w:rPr>
                <w:rFonts w:hint="eastAsia"/>
                <w:sz w:val="24"/>
              </w:rPr>
              <w:t xml:space="preserve">  </w:t>
            </w:r>
            <w:r>
              <w:rPr>
                <w:rFonts w:hint="eastAsia"/>
                <w:sz w:val="24"/>
              </w:rPr>
              <w:t>价</w:t>
            </w:r>
            <w:r>
              <w:rPr>
                <w:rFonts w:hint="eastAsia"/>
                <w:sz w:val="24"/>
              </w:rPr>
              <w:t xml:space="preserve">  </w:t>
            </w:r>
            <w:r>
              <w:rPr>
                <w:rFonts w:hint="eastAsia"/>
                <w:sz w:val="24"/>
              </w:rPr>
              <w:t>内</w:t>
            </w:r>
            <w:r>
              <w:rPr>
                <w:rFonts w:hint="eastAsia"/>
                <w:sz w:val="24"/>
              </w:rPr>
              <w:t xml:space="preserve">  </w:t>
            </w:r>
            <w:r>
              <w:rPr>
                <w:rFonts w:hint="eastAsia"/>
                <w:sz w:val="24"/>
              </w:rPr>
              <w:t>容</w:t>
            </w:r>
          </w:p>
        </w:tc>
      </w:tr>
      <w:tr w:rsidR="003339B6" w14:paraId="4B60BA70" w14:textId="77777777">
        <w:tc>
          <w:tcPr>
            <w:tcW w:w="1176" w:type="dxa"/>
            <w:vAlign w:val="center"/>
          </w:tcPr>
          <w:p w14:paraId="2B1438A0" w14:textId="77777777" w:rsidR="003339B6" w:rsidRDefault="00000000">
            <w:pPr>
              <w:spacing w:line="400" w:lineRule="atLeast"/>
              <w:jc w:val="center"/>
              <w:rPr>
                <w:sz w:val="24"/>
              </w:rPr>
            </w:pPr>
            <w:r>
              <w:rPr>
                <w:rFonts w:hint="eastAsia"/>
                <w:sz w:val="24"/>
              </w:rPr>
              <w:t>选题</w:t>
            </w:r>
          </w:p>
        </w:tc>
        <w:tc>
          <w:tcPr>
            <w:tcW w:w="7932" w:type="dxa"/>
          </w:tcPr>
          <w:p w14:paraId="5520476B" w14:textId="77777777" w:rsidR="003339B6" w:rsidRDefault="00000000">
            <w:pPr>
              <w:spacing w:line="400" w:lineRule="atLeast"/>
              <w:rPr>
                <w:sz w:val="24"/>
              </w:rPr>
            </w:pPr>
            <w:r>
              <w:rPr>
                <w:rFonts w:hint="eastAsia"/>
                <w:sz w:val="24"/>
              </w:rPr>
              <w:t>1.</w:t>
            </w:r>
            <w:r>
              <w:rPr>
                <w:rFonts w:hint="eastAsia"/>
                <w:sz w:val="24"/>
              </w:rPr>
              <w:t>是否符合培养目标，体现学科、专业特点和教学计划的基本要求，达到综合训练的目的；</w:t>
            </w:r>
          </w:p>
          <w:p w14:paraId="0CD6E440" w14:textId="77777777" w:rsidR="003339B6" w:rsidRDefault="00000000">
            <w:pPr>
              <w:spacing w:line="400" w:lineRule="atLeast"/>
              <w:rPr>
                <w:sz w:val="24"/>
              </w:rPr>
            </w:pPr>
            <w:r>
              <w:rPr>
                <w:rFonts w:hint="eastAsia"/>
                <w:sz w:val="24"/>
              </w:rPr>
              <w:t>2.</w:t>
            </w:r>
            <w:r>
              <w:rPr>
                <w:rFonts w:hint="eastAsia"/>
                <w:sz w:val="24"/>
              </w:rPr>
              <w:t>难度、份量是否适当；</w:t>
            </w:r>
          </w:p>
          <w:p w14:paraId="5AF163B2" w14:textId="77777777" w:rsidR="003339B6" w:rsidRDefault="00000000">
            <w:pPr>
              <w:spacing w:line="400" w:lineRule="atLeast"/>
              <w:rPr>
                <w:sz w:val="24"/>
              </w:rPr>
            </w:pPr>
            <w:r>
              <w:rPr>
                <w:rFonts w:hint="eastAsia"/>
                <w:sz w:val="24"/>
              </w:rPr>
              <w:t>3.</w:t>
            </w:r>
            <w:r>
              <w:rPr>
                <w:rFonts w:hint="eastAsia"/>
                <w:sz w:val="24"/>
              </w:rPr>
              <w:t>是否与生产、科研、社会等实际相结合。</w:t>
            </w:r>
          </w:p>
        </w:tc>
      </w:tr>
      <w:tr w:rsidR="003339B6" w14:paraId="0B7FDBFF" w14:textId="77777777">
        <w:tc>
          <w:tcPr>
            <w:tcW w:w="1176" w:type="dxa"/>
            <w:vAlign w:val="center"/>
          </w:tcPr>
          <w:p w14:paraId="6B414984" w14:textId="77777777" w:rsidR="003339B6" w:rsidRDefault="00000000">
            <w:pPr>
              <w:spacing w:line="400" w:lineRule="atLeast"/>
              <w:jc w:val="center"/>
              <w:rPr>
                <w:sz w:val="24"/>
              </w:rPr>
            </w:pPr>
            <w:r>
              <w:rPr>
                <w:rFonts w:hint="eastAsia"/>
                <w:sz w:val="24"/>
              </w:rPr>
              <w:t>能力</w:t>
            </w:r>
          </w:p>
        </w:tc>
        <w:tc>
          <w:tcPr>
            <w:tcW w:w="7932" w:type="dxa"/>
          </w:tcPr>
          <w:p w14:paraId="5A27A168" w14:textId="77777777" w:rsidR="003339B6" w:rsidRDefault="00000000">
            <w:pPr>
              <w:spacing w:line="400" w:lineRule="atLeast"/>
              <w:rPr>
                <w:sz w:val="24"/>
              </w:rPr>
            </w:pPr>
            <w:r>
              <w:rPr>
                <w:rFonts w:hint="eastAsia"/>
                <w:sz w:val="24"/>
              </w:rPr>
              <w:t>1.</w:t>
            </w:r>
            <w:r>
              <w:rPr>
                <w:rFonts w:hint="eastAsia"/>
                <w:sz w:val="24"/>
              </w:rPr>
              <w:t>是否有查阅文献、综合归纳资料的能力；</w:t>
            </w:r>
          </w:p>
          <w:p w14:paraId="22C0429E" w14:textId="77777777" w:rsidR="003339B6" w:rsidRDefault="00000000">
            <w:pPr>
              <w:spacing w:line="400" w:lineRule="atLeast"/>
              <w:rPr>
                <w:sz w:val="24"/>
              </w:rPr>
            </w:pPr>
            <w:r>
              <w:rPr>
                <w:rFonts w:hint="eastAsia"/>
                <w:sz w:val="24"/>
              </w:rPr>
              <w:t>2.</w:t>
            </w:r>
            <w:r>
              <w:rPr>
                <w:rFonts w:hint="eastAsia"/>
                <w:sz w:val="24"/>
              </w:rPr>
              <w:t>是否有综合运用知识的能力；</w:t>
            </w:r>
          </w:p>
          <w:p w14:paraId="01A28190" w14:textId="77777777" w:rsidR="003339B6" w:rsidRDefault="00000000">
            <w:pPr>
              <w:spacing w:line="400" w:lineRule="atLeast"/>
              <w:rPr>
                <w:sz w:val="24"/>
              </w:rPr>
            </w:pPr>
            <w:r>
              <w:rPr>
                <w:rFonts w:hint="eastAsia"/>
                <w:sz w:val="24"/>
              </w:rPr>
              <w:t>3.</w:t>
            </w:r>
            <w:r>
              <w:rPr>
                <w:rFonts w:hint="eastAsia"/>
                <w:sz w:val="24"/>
              </w:rPr>
              <w:t>是否具备研究方案的设计能力、研究方法和手段的运用能力；</w:t>
            </w:r>
          </w:p>
          <w:p w14:paraId="6C24A996" w14:textId="77777777" w:rsidR="003339B6" w:rsidRDefault="00000000">
            <w:pPr>
              <w:spacing w:line="400" w:lineRule="atLeast"/>
              <w:rPr>
                <w:sz w:val="24"/>
              </w:rPr>
            </w:pPr>
            <w:r>
              <w:rPr>
                <w:rFonts w:hint="eastAsia"/>
                <w:sz w:val="24"/>
              </w:rPr>
              <w:t>4.</w:t>
            </w:r>
            <w:r>
              <w:rPr>
                <w:rFonts w:hint="eastAsia"/>
                <w:sz w:val="24"/>
              </w:rPr>
              <w:t>是否具备一定的外文与计算机应用能力；</w:t>
            </w:r>
          </w:p>
          <w:p w14:paraId="42B5809F" w14:textId="77777777" w:rsidR="003339B6" w:rsidRDefault="00000000">
            <w:pPr>
              <w:spacing w:line="400" w:lineRule="atLeast"/>
              <w:rPr>
                <w:sz w:val="24"/>
              </w:rPr>
            </w:pPr>
            <w:r>
              <w:rPr>
                <w:rFonts w:hint="eastAsia"/>
                <w:sz w:val="24"/>
              </w:rPr>
              <w:t>5.</w:t>
            </w:r>
            <w:r>
              <w:rPr>
                <w:rFonts w:hint="eastAsia"/>
                <w:sz w:val="24"/>
              </w:rPr>
              <w:t>工科是否有经济分析能力。</w:t>
            </w:r>
          </w:p>
        </w:tc>
      </w:tr>
      <w:tr w:rsidR="003339B6" w14:paraId="330EE327" w14:textId="77777777">
        <w:tc>
          <w:tcPr>
            <w:tcW w:w="1176" w:type="dxa"/>
            <w:vAlign w:val="center"/>
          </w:tcPr>
          <w:p w14:paraId="0FD3B0A1" w14:textId="77777777" w:rsidR="003339B6" w:rsidRDefault="00000000">
            <w:pPr>
              <w:spacing w:line="400" w:lineRule="atLeast"/>
              <w:jc w:val="center"/>
              <w:rPr>
                <w:sz w:val="24"/>
              </w:rPr>
            </w:pPr>
            <w:r>
              <w:rPr>
                <w:rFonts w:hint="eastAsia"/>
                <w:sz w:val="24"/>
              </w:rPr>
              <w:t>论文</w:t>
            </w:r>
          </w:p>
          <w:p w14:paraId="6CA062AC" w14:textId="77777777" w:rsidR="003339B6" w:rsidRDefault="00000000">
            <w:pPr>
              <w:spacing w:line="400" w:lineRule="atLeast"/>
              <w:jc w:val="center"/>
              <w:rPr>
                <w:sz w:val="24"/>
              </w:rPr>
            </w:pPr>
            <w:r>
              <w:rPr>
                <w:rFonts w:hint="eastAsia"/>
                <w:sz w:val="24"/>
              </w:rPr>
              <w:t>（设计）质量</w:t>
            </w:r>
          </w:p>
        </w:tc>
        <w:tc>
          <w:tcPr>
            <w:tcW w:w="7932" w:type="dxa"/>
          </w:tcPr>
          <w:p w14:paraId="3B009DC3" w14:textId="77777777" w:rsidR="003339B6" w:rsidRDefault="00000000">
            <w:pPr>
              <w:spacing w:line="400" w:lineRule="atLeast"/>
              <w:rPr>
                <w:sz w:val="24"/>
              </w:rPr>
            </w:pPr>
            <w:r>
              <w:rPr>
                <w:rFonts w:hint="eastAsia"/>
                <w:sz w:val="24"/>
              </w:rPr>
              <w:t>1.</w:t>
            </w:r>
            <w:r>
              <w:rPr>
                <w:rFonts w:hint="eastAsia"/>
                <w:sz w:val="24"/>
              </w:rPr>
              <w:t>立论是否正确，论述是否充分，结构是否严谨合理；实验是否正确，设计、计算、分析处理是否科学；技术用语是否准确，符号是否统一，图表图纸是否完备、整洁、正确，引文是否规范；</w:t>
            </w:r>
          </w:p>
          <w:p w14:paraId="1C4BC59D" w14:textId="77777777" w:rsidR="003339B6" w:rsidRDefault="00000000">
            <w:pPr>
              <w:spacing w:line="400" w:lineRule="atLeast"/>
              <w:rPr>
                <w:sz w:val="24"/>
              </w:rPr>
            </w:pPr>
            <w:r>
              <w:rPr>
                <w:rFonts w:hint="eastAsia"/>
                <w:sz w:val="24"/>
              </w:rPr>
              <w:t>2.</w:t>
            </w:r>
            <w:r>
              <w:rPr>
                <w:rFonts w:hint="eastAsia"/>
                <w:sz w:val="24"/>
              </w:rPr>
              <w:t>文字是否通顺，有无观点提炼，综合概括能力如何；</w:t>
            </w:r>
          </w:p>
          <w:p w14:paraId="26A9F580" w14:textId="77777777" w:rsidR="003339B6" w:rsidRDefault="00000000">
            <w:pPr>
              <w:spacing w:line="400" w:lineRule="atLeast"/>
              <w:rPr>
                <w:sz w:val="24"/>
              </w:rPr>
            </w:pPr>
            <w:r>
              <w:rPr>
                <w:rFonts w:hint="eastAsia"/>
                <w:sz w:val="24"/>
              </w:rPr>
              <w:t>3.</w:t>
            </w:r>
            <w:r>
              <w:rPr>
                <w:rFonts w:hint="eastAsia"/>
                <w:sz w:val="24"/>
              </w:rPr>
              <w:t>有无理论价值或实际应用价值，有无创新之处。</w:t>
            </w:r>
          </w:p>
        </w:tc>
      </w:tr>
      <w:tr w:rsidR="003339B6" w14:paraId="64AE62E9" w14:textId="77777777">
        <w:trPr>
          <w:trHeight w:val="3534"/>
        </w:trPr>
        <w:tc>
          <w:tcPr>
            <w:tcW w:w="1176" w:type="dxa"/>
            <w:vAlign w:val="center"/>
          </w:tcPr>
          <w:p w14:paraId="5BB1663A" w14:textId="77777777" w:rsidR="003339B6" w:rsidRDefault="00000000">
            <w:pPr>
              <w:jc w:val="center"/>
              <w:rPr>
                <w:sz w:val="24"/>
              </w:rPr>
            </w:pPr>
            <w:proofErr w:type="gramStart"/>
            <w:r>
              <w:rPr>
                <w:rFonts w:hint="eastAsia"/>
                <w:sz w:val="24"/>
              </w:rPr>
              <w:t>综</w:t>
            </w:r>
            <w:proofErr w:type="gramEnd"/>
          </w:p>
          <w:p w14:paraId="3007C51C" w14:textId="77777777" w:rsidR="003339B6" w:rsidRDefault="003339B6">
            <w:pPr>
              <w:jc w:val="center"/>
              <w:rPr>
                <w:sz w:val="24"/>
              </w:rPr>
            </w:pPr>
          </w:p>
          <w:p w14:paraId="6F7C26BE" w14:textId="77777777" w:rsidR="003339B6" w:rsidRDefault="00000000">
            <w:pPr>
              <w:jc w:val="center"/>
              <w:rPr>
                <w:sz w:val="24"/>
              </w:rPr>
            </w:pPr>
            <w:r>
              <w:rPr>
                <w:rFonts w:hint="eastAsia"/>
                <w:sz w:val="24"/>
              </w:rPr>
              <w:t>合</w:t>
            </w:r>
          </w:p>
          <w:p w14:paraId="59552691" w14:textId="77777777" w:rsidR="003339B6" w:rsidRDefault="003339B6">
            <w:pPr>
              <w:jc w:val="center"/>
              <w:rPr>
                <w:sz w:val="24"/>
              </w:rPr>
            </w:pPr>
          </w:p>
          <w:p w14:paraId="7EA185AF" w14:textId="77777777" w:rsidR="003339B6" w:rsidRDefault="00000000">
            <w:pPr>
              <w:jc w:val="center"/>
              <w:rPr>
                <w:sz w:val="24"/>
              </w:rPr>
            </w:pPr>
            <w:r>
              <w:rPr>
                <w:rFonts w:hint="eastAsia"/>
                <w:sz w:val="24"/>
              </w:rPr>
              <w:t>评</w:t>
            </w:r>
          </w:p>
          <w:p w14:paraId="4771E769" w14:textId="77777777" w:rsidR="003339B6" w:rsidRDefault="003339B6">
            <w:pPr>
              <w:ind w:firstLineChars="100" w:firstLine="240"/>
              <w:jc w:val="center"/>
              <w:rPr>
                <w:sz w:val="24"/>
              </w:rPr>
            </w:pPr>
          </w:p>
          <w:p w14:paraId="29155ABB" w14:textId="77777777" w:rsidR="003339B6" w:rsidRDefault="00000000">
            <w:pPr>
              <w:spacing w:line="400" w:lineRule="atLeast"/>
              <w:jc w:val="center"/>
              <w:rPr>
                <w:sz w:val="24"/>
              </w:rPr>
            </w:pPr>
            <w:r>
              <w:rPr>
                <w:rFonts w:hint="eastAsia"/>
                <w:sz w:val="24"/>
              </w:rPr>
              <w:t>价</w:t>
            </w:r>
          </w:p>
        </w:tc>
        <w:tc>
          <w:tcPr>
            <w:tcW w:w="7932" w:type="dxa"/>
          </w:tcPr>
          <w:p w14:paraId="470AE757" w14:textId="77777777" w:rsidR="003339B6" w:rsidRDefault="00000000">
            <w:pPr>
              <w:spacing w:line="400" w:lineRule="atLeast"/>
              <w:rPr>
                <w:sz w:val="24"/>
              </w:rPr>
            </w:pPr>
            <w:r>
              <w:rPr>
                <w:rFonts w:hint="eastAsia"/>
                <w:sz w:val="24"/>
              </w:rPr>
              <w:t xml:space="preserve"> </w:t>
            </w:r>
            <w:r>
              <w:rPr>
                <w:rFonts w:hint="eastAsia"/>
                <w:color w:val="FF0000"/>
                <w:sz w:val="24"/>
              </w:rPr>
              <w:t>（评阅意见根据评阅项目要求写，且要与论文内容相关，字数不少于</w:t>
            </w:r>
            <w:r>
              <w:rPr>
                <w:rFonts w:hint="eastAsia"/>
                <w:color w:val="FF0000"/>
                <w:sz w:val="24"/>
              </w:rPr>
              <w:t>100</w:t>
            </w:r>
            <w:r>
              <w:rPr>
                <w:rFonts w:hint="eastAsia"/>
                <w:color w:val="FF0000"/>
                <w:sz w:val="24"/>
              </w:rPr>
              <w:t>字）</w:t>
            </w:r>
          </w:p>
          <w:p w14:paraId="1F113AAF" w14:textId="77777777" w:rsidR="003339B6" w:rsidRDefault="003339B6">
            <w:pPr>
              <w:spacing w:line="400" w:lineRule="atLeast"/>
              <w:rPr>
                <w:sz w:val="24"/>
              </w:rPr>
            </w:pPr>
          </w:p>
          <w:p w14:paraId="7A21B593" w14:textId="77777777" w:rsidR="003339B6" w:rsidRDefault="00000000">
            <w:pPr>
              <w:spacing w:line="400" w:lineRule="exact"/>
              <w:rPr>
                <w:sz w:val="24"/>
              </w:rPr>
            </w:pPr>
            <w:r>
              <w:rPr>
                <w:rFonts w:hint="eastAsia"/>
                <w:sz w:val="24"/>
              </w:rPr>
              <w:t xml:space="preserve">  </w:t>
            </w:r>
            <w:r>
              <w:rPr>
                <w:rFonts w:hint="eastAsia"/>
                <w:sz w:val="24"/>
              </w:rPr>
              <w:t>同意其参加答辩。</w:t>
            </w:r>
          </w:p>
          <w:p w14:paraId="49FA3FA4" w14:textId="77777777" w:rsidR="003339B6" w:rsidRDefault="003339B6">
            <w:pPr>
              <w:spacing w:line="400" w:lineRule="atLeast"/>
              <w:rPr>
                <w:sz w:val="24"/>
              </w:rPr>
            </w:pPr>
          </w:p>
          <w:p w14:paraId="0F91DB38" w14:textId="77777777" w:rsidR="003339B6" w:rsidRDefault="00000000">
            <w:pPr>
              <w:tabs>
                <w:tab w:val="right" w:pos="7560"/>
              </w:tabs>
              <w:jc w:val="right"/>
              <w:textAlignment w:val="center"/>
              <w:rPr>
                <w:sz w:val="24"/>
                <w:u w:val="single"/>
              </w:rPr>
            </w:pPr>
            <w:r>
              <w:rPr>
                <w:rFonts w:hint="eastAsia"/>
                <w:sz w:val="24"/>
              </w:rPr>
              <w:t>评阅人：</w:t>
            </w:r>
            <w:r>
              <w:rPr>
                <w:noProof/>
                <w:sz w:val="24"/>
              </w:rPr>
              <w:drawing>
                <wp:inline distT="0" distB="0" distL="114300" distR="114300" wp14:anchorId="218E49CA" wp14:editId="6AB193F6">
                  <wp:extent cx="1192530" cy="397510"/>
                  <wp:effectExtent l="0" t="0" r="7620" b="254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4"/>
                          <a:stretch>
                            <a:fillRect/>
                          </a:stretch>
                        </pic:blipFill>
                        <pic:spPr>
                          <a:xfrm>
                            <a:off x="0" y="0"/>
                            <a:ext cx="1192530" cy="397510"/>
                          </a:xfrm>
                          <a:prstGeom prst="rect">
                            <a:avLst/>
                          </a:prstGeom>
                          <a:noFill/>
                          <a:ln>
                            <a:noFill/>
                          </a:ln>
                        </pic:spPr>
                      </pic:pic>
                    </a:graphicData>
                  </a:graphic>
                </wp:inline>
              </w:drawing>
            </w:r>
            <w:commentRangeStart w:id="203"/>
            <w:commentRangeEnd w:id="203"/>
            <w:r>
              <w:rPr>
                <w:rStyle w:val="af3"/>
              </w:rPr>
              <w:commentReference w:id="203"/>
            </w:r>
          </w:p>
          <w:p w14:paraId="66B24428" w14:textId="77777777" w:rsidR="003339B6" w:rsidRDefault="00000000">
            <w:pPr>
              <w:spacing w:line="400" w:lineRule="atLeast"/>
              <w:jc w:val="right"/>
              <w:rPr>
                <w:sz w:val="24"/>
              </w:rPr>
            </w:pPr>
            <w:r>
              <w:rPr>
                <w:rFonts w:hint="eastAsia"/>
                <w:sz w:val="24"/>
              </w:rPr>
              <w:tab/>
              <w:t>2026</w:t>
            </w:r>
            <w:r>
              <w:rPr>
                <w:rFonts w:hint="eastAsia"/>
                <w:sz w:val="24"/>
              </w:rPr>
              <w:t>年</w:t>
            </w:r>
            <w:r>
              <w:rPr>
                <w:rFonts w:hint="eastAsia"/>
                <w:sz w:val="24"/>
              </w:rPr>
              <w:t>5</w:t>
            </w:r>
            <w:r>
              <w:rPr>
                <w:rFonts w:hint="eastAsia"/>
                <w:sz w:val="24"/>
              </w:rPr>
              <w:t>月</w:t>
            </w:r>
            <w:ins w:id="204" w:author="薇薇子" w:date="2025-10-29T09:59:00Z">
              <w:r>
                <w:rPr>
                  <w:rFonts w:hint="eastAsia"/>
                  <w:sz w:val="24"/>
                </w:rPr>
                <w:t>9</w:t>
              </w:r>
            </w:ins>
            <w:r>
              <w:rPr>
                <w:rFonts w:hint="eastAsia"/>
                <w:sz w:val="24"/>
              </w:rPr>
              <w:t>日</w:t>
            </w:r>
          </w:p>
        </w:tc>
      </w:tr>
    </w:tbl>
    <w:p w14:paraId="31B5B058" w14:textId="77777777" w:rsidR="003339B6" w:rsidRDefault="00000000">
      <w:pPr>
        <w:pageBreakBefore/>
        <w:spacing w:line="400" w:lineRule="exact"/>
        <w:ind w:firstLineChars="200" w:firstLine="643"/>
        <w:outlineLvl w:val="0"/>
        <w:rPr>
          <w:b/>
          <w:bCs/>
          <w:color w:val="000000"/>
          <w:sz w:val="32"/>
          <w:szCs w:val="32"/>
          <w:shd w:val="clear" w:color="auto" w:fill="FFFFFF"/>
        </w:rPr>
      </w:pPr>
      <w:bookmarkStart w:id="205" w:name="_Toc30829"/>
      <w:r>
        <w:rPr>
          <w:rFonts w:hint="eastAsia"/>
          <w:b/>
          <w:bCs/>
          <w:color w:val="000000"/>
          <w:sz w:val="32"/>
          <w:szCs w:val="32"/>
          <w:shd w:val="clear" w:color="auto" w:fill="FFFFFF"/>
        </w:rPr>
        <w:lastRenderedPageBreak/>
        <w:t>附录</w:t>
      </w:r>
      <w:r>
        <w:rPr>
          <w:rFonts w:hint="eastAsia"/>
          <w:b/>
          <w:bCs/>
          <w:color w:val="000000"/>
          <w:sz w:val="32"/>
          <w:szCs w:val="32"/>
          <w:shd w:val="clear" w:color="auto" w:fill="FFFFFF"/>
        </w:rPr>
        <w:t xml:space="preserve">E </w:t>
      </w:r>
      <w:r>
        <w:rPr>
          <w:rFonts w:hint="eastAsia"/>
          <w:b/>
          <w:bCs/>
          <w:color w:val="000000"/>
          <w:sz w:val="32"/>
          <w:szCs w:val="32"/>
          <w:shd w:val="clear" w:color="auto" w:fill="FFFFFF"/>
        </w:rPr>
        <w:t>鉴定意见</w:t>
      </w:r>
      <w:bookmarkEnd w:id="205"/>
    </w:p>
    <w:p w14:paraId="77B4FF9B" w14:textId="77777777" w:rsidR="003339B6" w:rsidRDefault="00000000">
      <w:pPr>
        <w:jc w:val="center"/>
      </w:pPr>
      <w:r>
        <w:rPr>
          <w:rFonts w:hint="eastAsia"/>
          <w:b/>
          <w:bCs/>
          <w:sz w:val="52"/>
          <w:szCs w:val="52"/>
        </w:rPr>
        <w:t>湘</w:t>
      </w:r>
      <w:r>
        <w:rPr>
          <w:b/>
          <w:bCs/>
          <w:sz w:val="52"/>
          <w:szCs w:val="52"/>
        </w:rPr>
        <w:t xml:space="preserve">  </w:t>
      </w:r>
      <w:r>
        <w:rPr>
          <w:rFonts w:hint="eastAsia"/>
          <w:b/>
          <w:bCs/>
          <w:sz w:val="52"/>
          <w:szCs w:val="52"/>
        </w:rPr>
        <w:t>潭</w:t>
      </w:r>
      <w:r>
        <w:rPr>
          <w:b/>
          <w:bCs/>
          <w:sz w:val="52"/>
          <w:szCs w:val="52"/>
        </w:rPr>
        <w:t xml:space="preserve"> </w:t>
      </w:r>
      <w:r>
        <w:rPr>
          <w:rFonts w:hint="eastAsia"/>
          <w:b/>
          <w:bCs/>
          <w:sz w:val="52"/>
          <w:szCs w:val="52"/>
        </w:rPr>
        <w:t>大</w:t>
      </w:r>
      <w:r>
        <w:rPr>
          <w:b/>
          <w:bCs/>
          <w:sz w:val="52"/>
          <w:szCs w:val="52"/>
        </w:rPr>
        <w:t xml:space="preserve"> </w:t>
      </w:r>
      <w:r>
        <w:rPr>
          <w:rFonts w:hint="eastAsia"/>
          <w:b/>
          <w:bCs/>
          <w:sz w:val="52"/>
          <w:szCs w:val="52"/>
        </w:rPr>
        <w:t>学</w:t>
      </w:r>
    </w:p>
    <w:p w14:paraId="61AFD3C1" w14:textId="77777777" w:rsidR="003339B6" w:rsidRDefault="00000000">
      <w:pPr>
        <w:jc w:val="center"/>
        <w:rPr>
          <w:b/>
          <w:bCs/>
          <w:sz w:val="52"/>
          <w:szCs w:val="52"/>
        </w:rPr>
      </w:pPr>
      <w:r>
        <w:rPr>
          <w:rFonts w:hint="eastAsia"/>
          <w:b/>
          <w:bCs/>
          <w:sz w:val="52"/>
          <w:szCs w:val="52"/>
        </w:rPr>
        <w:t>毕业论文（设计）鉴定意见</w:t>
      </w:r>
    </w:p>
    <w:p w14:paraId="129DABEE" w14:textId="77777777" w:rsidR="003339B6" w:rsidRDefault="00000000">
      <w:pPr>
        <w:rPr>
          <w:color w:val="FF0000"/>
        </w:rPr>
      </w:pPr>
      <w:r>
        <w:rPr>
          <w:rFonts w:hint="eastAsia"/>
          <w:color w:val="FF0000"/>
        </w:rPr>
        <w:t>注：</w:t>
      </w:r>
      <w:r>
        <w:rPr>
          <w:rFonts w:hint="eastAsia"/>
          <w:color w:val="FF0000"/>
        </w:rPr>
        <w:t>1.</w:t>
      </w:r>
      <w:r>
        <w:rPr>
          <w:rFonts w:hint="eastAsia"/>
          <w:color w:val="FF0000"/>
        </w:rPr>
        <w:t>专业只能填</w:t>
      </w:r>
      <w:r>
        <w:rPr>
          <w:rFonts w:hint="eastAsia"/>
          <w:color w:val="FF0000"/>
        </w:rPr>
        <w:t xml:space="preserve"> </w:t>
      </w:r>
      <w:r>
        <w:rPr>
          <w:rFonts w:hint="eastAsia"/>
          <w:color w:val="FF0000"/>
        </w:rPr>
        <w:t>数学与应用数学、统计学、数学类（</w:t>
      </w:r>
      <w:proofErr w:type="gramStart"/>
      <w:r>
        <w:rPr>
          <w:rFonts w:hint="eastAsia"/>
          <w:color w:val="FF0000"/>
        </w:rPr>
        <w:t>韶</w:t>
      </w:r>
      <w:proofErr w:type="gramEnd"/>
      <w:r>
        <w:rPr>
          <w:rFonts w:hint="eastAsia"/>
          <w:color w:val="FF0000"/>
        </w:rPr>
        <w:t>峰班）、信息与计算科学、数据科学与大数据技术</w:t>
      </w:r>
      <w:r>
        <w:rPr>
          <w:rFonts w:hint="eastAsia"/>
          <w:color w:val="FF0000"/>
        </w:rPr>
        <w:t xml:space="preserve"> </w:t>
      </w:r>
      <w:r>
        <w:rPr>
          <w:rFonts w:hint="eastAsia"/>
          <w:color w:val="FF0000"/>
        </w:rPr>
        <w:t>中的一项；</w:t>
      </w:r>
    </w:p>
    <w:p w14:paraId="44BC619B" w14:textId="77777777" w:rsidR="003339B6" w:rsidRDefault="00000000">
      <w:pPr>
        <w:ind w:firstLineChars="200" w:firstLine="420"/>
        <w:rPr>
          <w:color w:val="FF0000"/>
        </w:rPr>
      </w:pPr>
      <w:r>
        <w:rPr>
          <w:rFonts w:hint="eastAsia"/>
          <w:color w:val="FF0000"/>
        </w:rPr>
        <w:t>2.</w:t>
      </w:r>
      <w:r>
        <w:rPr>
          <w:rFonts w:hint="eastAsia"/>
          <w:color w:val="FF0000"/>
        </w:rPr>
        <w:t>班级只能填</w:t>
      </w:r>
      <w:r>
        <w:rPr>
          <w:rFonts w:hint="eastAsia"/>
          <w:color w:val="FF0000"/>
        </w:rPr>
        <w:t xml:space="preserve"> 2022</w:t>
      </w:r>
      <w:r>
        <w:rPr>
          <w:rFonts w:hint="eastAsia"/>
          <w:color w:val="FF0000"/>
        </w:rPr>
        <w:t>数学与应用数学</w:t>
      </w:r>
      <w:r>
        <w:rPr>
          <w:rFonts w:hint="eastAsia"/>
          <w:color w:val="FF0000"/>
        </w:rPr>
        <w:t>1</w:t>
      </w:r>
      <w:r>
        <w:rPr>
          <w:rFonts w:hint="eastAsia"/>
          <w:color w:val="FF0000"/>
        </w:rPr>
        <w:t>班、</w:t>
      </w:r>
      <w:r>
        <w:rPr>
          <w:rFonts w:hint="eastAsia"/>
          <w:color w:val="FF0000"/>
        </w:rPr>
        <w:t>2022</w:t>
      </w:r>
      <w:r>
        <w:rPr>
          <w:rFonts w:hint="eastAsia"/>
          <w:color w:val="FF0000"/>
        </w:rPr>
        <w:t>数学与应用数学</w:t>
      </w:r>
      <w:r>
        <w:rPr>
          <w:rFonts w:hint="eastAsia"/>
          <w:color w:val="FF0000"/>
        </w:rPr>
        <w:t>2</w:t>
      </w:r>
      <w:r>
        <w:rPr>
          <w:rFonts w:hint="eastAsia"/>
          <w:color w:val="FF0000"/>
        </w:rPr>
        <w:t>班、</w:t>
      </w:r>
      <w:r>
        <w:rPr>
          <w:rFonts w:hint="eastAsia"/>
          <w:color w:val="FF0000"/>
        </w:rPr>
        <w:t>2022</w:t>
      </w:r>
      <w:r>
        <w:rPr>
          <w:rFonts w:hint="eastAsia"/>
          <w:color w:val="FF0000"/>
        </w:rPr>
        <w:t>数学与应用数学</w:t>
      </w:r>
      <w:r>
        <w:rPr>
          <w:rFonts w:hint="eastAsia"/>
          <w:color w:val="FF0000"/>
        </w:rPr>
        <w:t>3</w:t>
      </w:r>
      <w:r>
        <w:rPr>
          <w:rFonts w:hint="eastAsia"/>
          <w:color w:val="FF0000"/>
        </w:rPr>
        <w:t>班、</w:t>
      </w:r>
      <w:r>
        <w:rPr>
          <w:rFonts w:hint="eastAsia"/>
          <w:color w:val="FF0000"/>
        </w:rPr>
        <w:t>2022</w:t>
      </w:r>
      <w:r>
        <w:rPr>
          <w:rFonts w:hint="eastAsia"/>
          <w:color w:val="FF0000"/>
        </w:rPr>
        <w:t>统计学</w:t>
      </w:r>
      <w:r>
        <w:rPr>
          <w:rFonts w:hint="eastAsia"/>
          <w:color w:val="FF0000"/>
        </w:rPr>
        <w:t>1</w:t>
      </w:r>
      <w:r>
        <w:rPr>
          <w:rFonts w:hint="eastAsia"/>
          <w:color w:val="FF0000"/>
        </w:rPr>
        <w:t>班、</w:t>
      </w:r>
      <w:r>
        <w:rPr>
          <w:rFonts w:hint="eastAsia"/>
          <w:color w:val="FF0000"/>
        </w:rPr>
        <w:t>2022</w:t>
      </w:r>
      <w:r>
        <w:rPr>
          <w:rFonts w:hint="eastAsia"/>
          <w:color w:val="FF0000"/>
        </w:rPr>
        <w:t>数学类（</w:t>
      </w:r>
      <w:proofErr w:type="gramStart"/>
      <w:r>
        <w:rPr>
          <w:rFonts w:hint="eastAsia"/>
          <w:color w:val="FF0000"/>
        </w:rPr>
        <w:t>韶</w:t>
      </w:r>
      <w:proofErr w:type="gramEnd"/>
      <w:r>
        <w:rPr>
          <w:rFonts w:hint="eastAsia"/>
          <w:color w:val="FF0000"/>
        </w:rPr>
        <w:t>峰班）</w:t>
      </w:r>
      <w:r>
        <w:rPr>
          <w:rFonts w:hint="eastAsia"/>
          <w:color w:val="FF0000"/>
        </w:rPr>
        <w:t>1</w:t>
      </w:r>
      <w:r>
        <w:rPr>
          <w:rFonts w:hint="eastAsia"/>
          <w:color w:val="FF0000"/>
        </w:rPr>
        <w:t>班、</w:t>
      </w:r>
      <w:r>
        <w:rPr>
          <w:rFonts w:hint="eastAsia"/>
          <w:color w:val="FF0000"/>
        </w:rPr>
        <w:t>2022</w:t>
      </w:r>
      <w:r>
        <w:rPr>
          <w:rFonts w:hint="eastAsia"/>
          <w:color w:val="FF0000"/>
        </w:rPr>
        <w:t>信息与计算科学</w:t>
      </w:r>
      <w:r>
        <w:rPr>
          <w:rFonts w:hint="eastAsia"/>
          <w:color w:val="FF0000"/>
        </w:rPr>
        <w:t>1</w:t>
      </w:r>
      <w:r>
        <w:rPr>
          <w:rFonts w:hint="eastAsia"/>
          <w:color w:val="FF0000"/>
        </w:rPr>
        <w:t>班、</w:t>
      </w:r>
      <w:r>
        <w:rPr>
          <w:rFonts w:hint="eastAsia"/>
          <w:color w:val="FF0000"/>
        </w:rPr>
        <w:t>2022</w:t>
      </w:r>
      <w:r>
        <w:rPr>
          <w:rFonts w:hint="eastAsia"/>
          <w:color w:val="FF0000"/>
        </w:rPr>
        <w:t>信息与计算科学</w:t>
      </w:r>
      <w:r>
        <w:rPr>
          <w:rFonts w:hint="eastAsia"/>
          <w:color w:val="FF0000"/>
        </w:rPr>
        <w:t>2</w:t>
      </w:r>
      <w:r>
        <w:rPr>
          <w:rFonts w:hint="eastAsia"/>
          <w:color w:val="FF0000"/>
        </w:rPr>
        <w:t>班、</w:t>
      </w:r>
      <w:r>
        <w:rPr>
          <w:rFonts w:hint="eastAsia"/>
          <w:color w:val="FF0000"/>
        </w:rPr>
        <w:t>2022</w:t>
      </w:r>
      <w:r>
        <w:rPr>
          <w:rFonts w:hint="eastAsia"/>
          <w:color w:val="FF0000"/>
        </w:rPr>
        <w:t>信息与计算科学</w:t>
      </w:r>
      <w:r>
        <w:rPr>
          <w:rFonts w:hint="eastAsia"/>
          <w:color w:val="FF0000"/>
        </w:rPr>
        <w:t>3</w:t>
      </w:r>
      <w:r>
        <w:rPr>
          <w:rFonts w:hint="eastAsia"/>
          <w:color w:val="FF0000"/>
        </w:rPr>
        <w:t>班、</w:t>
      </w:r>
      <w:r>
        <w:rPr>
          <w:rFonts w:hint="eastAsia"/>
          <w:color w:val="FF0000"/>
        </w:rPr>
        <w:t>2022</w:t>
      </w:r>
      <w:r>
        <w:rPr>
          <w:rFonts w:hint="eastAsia"/>
          <w:color w:val="FF0000"/>
        </w:rPr>
        <w:t>数据科学与大数据技术</w:t>
      </w:r>
      <w:r>
        <w:rPr>
          <w:rFonts w:hint="eastAsia"/>
          <w:color w:val="FF0000"/>
        </w:rPr>
        <w:t>1</w:t>
      </w:r>
      <w:r>
        <w:rPr>
          <w:rFonts w:hint="eastAsia"/>
          <w:color w:val="FF0000"/>
        </w:rPr>
        <w:t>班、</w:t>
      </w:r>
      <w:r>
        <w:rPr>
          <w:rFonts w:hint="eastAsia"/>
          <w:color w:val="FF0000"/>
        </w:rPr>
        <w:t>2022</w:t>
      </w:r>
      <w:r>
        <w:rPr>
          <w:rFonts w:hint="eastAsia"/>
          <w:color w:val="FF0000"/>
        </w:rPr>
        <w:t>数据科学与大数据技术</w:t>
      </w:r>
      <w:r>
        <w:rPr>
          <w:rFonts w:hint="eastAsia"/>
          <w:color w:val="FF0000"/>
        </w:rPr>
        <w:t>2</w:t>
      </w:r>
      <w:r>
        <w:rPr>
          <w:rFonts w:hint="eastAsia"/>
          <w:color w:val="FF0000"/>
        </w:rPr>
        <w:t>班</w:t>
      </w:r>
      <w:r>
        <w:rPr>
          <w:rFonts w:hint="eastAsia"/>
          <w:color w:val="FF0000"/>
        </w:rPr>
        <w:t xml:space="preserve"> </w:t>
      </w:r>
      <w:r>
        <w:rPr>
          <w:rFonts w:hint="eastAsia"/>
          <w:color w:val="FF0000"/>
        </w:rPr>
        <w:t>中的一项。</w:t>
      </w:r>
    </w:p>
    <w:p w14:paraId="6876ACBA" w14:textId="77777777" w:rsidR="003339B6" w:rsidRDefault="00000000">
      <w:pPr>
        <w:ind w:firstLineChars="200" w:firstLine="420"/>
        <w:rPr>
          <w:b/>
          <w:bCs/>
          <w:sz w:val="52"/>
          <w:szCs w:val="52"/>
        </w:rPr>
      </w:pPr>
      <w:r>
        <w:rPr>
          <w:rFonts w:hint="eastAsia"/>
          <w:color w:val="FF0000"/>
        </w:rPr>
        <w:t>3.</w:t>
      </w:r>
      <w:r>
        <w:rPr>
          <w:rFonts w:hint="eastAsia"/>
          <w:color w:val="FF0000"/>
        </w:rPr>
        <w:t>红色字体仅作示例和说明作用，填写时需删除。其他说明部分，需删除。</w:t>
      </w:r>
    </w:p>
    <w:p w14:paraId="60C932F0" w14:textId="77777777" w:rsidR="003339B6" w:rsidRDefault="00000000">
      <w:pPr>
        <w:tabs>
          <w:tab w:val="left" w:pos="9030"/>
        </w:tabs>
        <w:spacing w:beforeLines="50" w:before="161" w:afterLines="100" w:after="322" w:line="440" w:lineRule="exact"/>
        <w:rPr>
          <w:bCs/>
          <w:sz w:val="24"/>
          <w:u w:val="single"/>
        </w:rPr>
      </w:pPr>
      <w:r>
        <w:rPr>
          <w:rFonts w:hint="eastAsia"/>
          <w:sz w:val="24"/>
        </w:rPr>
        <w:t>学号：</w:t>
      </w:r>
      <w:r>
        <w:rPr>
          <w:rFonts w:hint="eastAsia"/>
          <w:sz w:val="24"/>
          <w:u w:val="single"/>
        </w:rPr>
        <w:t xml:space="preserve">   2020130678  </w:t>
      </w:r>
      <w:r>
        <w:rPr>
          <w:rFonts w:hint="eastAsia"/>
          <w:sz w:val="24"/>
        </w:rPr>
        <w:t xml:space="preserve"> </w:t>
      </w:r>
      <w:r>
        <w:rPr>
          <w:rFonts w:hint="eastAsia"/>
          <w:sz w:val="24"/>
        </w:rPr>
        <w:t>姓名：</w:t>
      </w:r>
      <w:r>
        <w:rPr>
          <w:rFonts w:hint="eastAsia"/>
          <w:sz w:val="24"/>
          <w:u w:val="single"/>
        </w:rPr>
        <w:t xml:space="preserve">   </w:t>
      </w:r>
      <w:r>
        <w:rPr>
          <w:rFonts w:hint="eastAsia"/>
          <w:sz w:val="24"/>
          <w:u w:val="single"/>
        </w:rPr>
        <w:t>张</w:t>
      </w:r>
      <w:r>
        <w:rPr>
          <w:rFonts w:hint="eastAsia"/>
          <w:sz w:val="24"/>
          <w:u w:val="single"/>
        </w:rPr>
        <w:t xml:space="preserve">XX </w:t>
      </w:r>
      <w:r>
        <w:rPr>
          <w:rFonts w:hint="eastAsia"/>
          <w:bCs/>
          <w:sz w:val="24"/>
          <w:u w:val="single"/>
        </w:rPr>
        <w:t xml:space="preserve">  </w:t>
      </w:r>
      <w:r>
        <w:rPr>
          <w:rFonts w:hint="eastAsia"/>
          <w:sz w:val="24"/>
          <w:u w:val="single"/>
        </w:rPr>
        <w:t xml:space="preserve">  </w:t>
      </w:r>
      <w:r>
        <w:rPr>
          <w:rFonts w:hint="eastAsia"/>
          <w:sz w:val="24"/>
        </w:rPr>
        <w:t xml:space="preserve"> </w:t>
      </w:r>
      <w:r>
        <w:rPr>
          <w:rFonts w:hint="eastAsia"/>
          <w:sz w:val="24"/>
        </w:rPr>
        <w:t>专业：</w:t>
      </w:r>
      <w:r>
        <w:rPr>
          <w:rFonts w:hint="eastAsia"/>
          <w:sz w:val="24"/>
          <w:u w:val="single"/>
        </w:rPr>
        <w:t xml:space="preserve">                       </w:t>
      </w:r>
      <w:r>
        <w:rPr>
          <w:rFonts w:hint="eastAsia"/>
          <w:bCs/>
          <w:sz w:val="24"/>
          <w:u w:val="single"/>
        </w:rPr>
        <w:t xml:space="preserve">  </w:t>
      </w:r>
    </w:p>
    <w:p w14:paraId="469747BA" w14:textId="77777777" w:rsidR="003339B6" w:rsidRDefault="00000000">
      <w:pPr>
        <w:spacing w:beforeLines="50" w:before="161" w:afterLines="100" w:after="322" w:line="440" w:lineRule="exact"/>
        <w:rPr>
          <w:sz w:val="24"/>
          <w:u w:val="single"/>
        </w:rPr>
      </w:pPr>
      <w:r>
        <w:rPr>
          <w:rFonts w:hint="eastAsia"/>
          <w:sz w:val="24"/>
        </w:rPr>
        <w:t>毕业论文（设计）题目：</w:t>
      </w:r>
      <w:r>
        <w:rPr>
          <w:rFonts w:hint="eastAsia"/>
          <w:sz w:val="24"/>
          <w:u w:val="single"/>
        </w:rPr>
        <w:t xml:space="preserve">           </w:t>
      </w:r>
      <w:r>
        <w:rPr>
          <w:rFonts w:hint="eastAsia"/>
          <w:bCs/>
          <w:sz w:val="24"/>
          <w:u w:val="single"/>
        </w:rPr>
        <w:t>基于深度学习的人脸表情识别</w:t>
      </w:r>
      <w:r>
        <w:rPr>
          <w:rFonts w:hint="eastAsia"/>
          <w:bCs/>
          <w:sz w:val="24"/>
          <w:u w:val="single"/>
        </w:rPr>
        <w:t xml:space="preserve">             </w:t>
      </w:r>
      <w:r>
        <w:rPr>
          <w:rFonts w:hint="eastAsia"/>
          <w:sz w:val="24"/>
          <w:u w:val="single"/>
        </w:rPr>
        <w:t xml:space="preserve"> </w:t>
      </w:r>
    </w:p>
    <w:tbl>
      <w:tblPr>
        <w:tblW w:w="91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5"/>
        <w:gridCol w:w="8855"/>
        <w:gridCol w:w="150"/>
      </w:tblGrid>
      <w:tr w:rsidR="003339B6" w14:paraId="383764A7" w14:textId="77777777">
        <w:trPr>
          <w:gridAfter w:val="1"/>
          <w:wAfter w:w="150" w:type="dxa"/>
          <w:trHeight w:val="6884"/>
        </w:trPr>
        <w:tc>
          <w:tcPr>
            <w:tcW w:w="8960" w:type="dxa"/>
            <w:gridSpan w:val="2"/>
            <w:tcBorders>
              <w:bottom w:val="single" w:sz="4" w:space="0" w:color="auto"/>
            </w:tcBorders>
          </w:tcPr>
          <w:p w14:paraId="1115EADB" w14:textId="77777777" w:rsidR="003339B6" w:rsidRDefault="00000000">
            <w:pPr>
              <w:spacing w:beforeLines="50" w:before="161" w:line="240" w:lineRule="atLeast"/>
              <w:jc w:val="center"/>
              <w:rPr>
                <w:sz w:val="28"/>
                <w:szCs w:val="28"/>
              </w:rPr>
            </w:pPr>
            <w:r>
              <w:rPr>
                <w:rFonts w:hint="eastAsia"/>
                <w:sz w:val="28"/>
                <w:szCs w:val="28"/>
              </w:rPr>
              <w:t>内容提要</w:t>
            </w:r>
          </w:p>
          <w:p w14:paraId="4A08E6EA" w14:textId="77777777" w:rsidR="003339B6" w:rsidRDefault="00000000">
            <w:pPr>
              <w:spacing w:line="400" w:lineRule="exact"/>
              <w:ind w:firstLineChars="200" w:firstLine="480"/>
              <w:rPr>
                <w:color w:val="FF0000"/>
                <w:sz w:val="24"/>
              </w:rPr>
            </w:pPr>
            <w:r>
              <w:rPr>
                <w:rFonts w:hint="eastAsia"/>
                <w:color w:val="FF0000"/>
                <w:sz w:val="24"/>
              </w:rPr>
              <w:t>（这部分不能与摘要一模一样，在摘要基础上进行扩充。红色部分删除。）</w:t>
            </w:r>
          </w:p>
          <w:p w14:paraId="2FBAEF36" w14:textId="77777777" w:rsidR="003339B6" w:rsidRDefault="00000000">
            <w:pPr>
              <w:spacing w:line="400" w:lineRule="exact"/>
              <w:ind w:firstLineChars="200" w:firstLine="480"/>
              <w:rPr>
                <w:sz w:val="24"/>
              </w:rPr>
            </w:pPr>
            <w:proofErr w:type="gramStart"/>
            <w:r>
              <w:rPr>
                <w:rFonts w:hint="eastAsia"/>
                <w:sz w:val="24"/>
              </w:rPr>
              <w:t>文本文本文本文本文本文本文本文本文本文本</w:t>
            </w:r>
            <w:proofErr w:type="gramEnd"/>
            <w:r>
              <w:rPr>
                <w:rFonts w:hint="eastAsia"/>
                <w:sz w:val="24"/>
              </w:rPr>
              <w:t>文</w:t>
            </w:r>
            <w:proofErr w:type="gramStart"/>
            <w:r>
              <w:rPr>
                <w:rFonts w:hint="eastAsia"/>
                <w:sz w:val="24"/>
              </w:rPr>
              <w:t>本文本文本文本文本文本文本文本文本文本文</w:t>
            </w:r>
            <w:proofErr w:type="gramEnd"/>
            <w:r>
              <w:rPr>
                <w:rFonts w:hint="eastAsia"/>
                <w:sz w:val="24"/>
              </w:rPr>
              <w:t>本</w:t>
            </w:r>
            <w:proofErr w:type="gramStart"/>
            <w:r>
              <w:rPr>
                <w:rFonts w:hint="eastAsia"/>
                <w:sz w:val="24"/>
              </w:rPr>
              <w:t>文本文本文本文本文本文本文本文本文本文本</w:t>
            </w:r>
            <w:proofErr w:type="gramEnd"/>
            <w:r>
              <w:rPr>
                <w:rFonts w:hint="eastAsia"/>
                <w:sz w:val="24"/>
              </w:rPr>
              <w:t>文</w:t>
            </w:r>
            <w:proofErr w:type="gramStart"/>
            <w:r>
              <w:rPr>
                <w:rFonts w:hint="eastAsia"/>
                <w:sz w:val="24"/>
              </w:rPr>
              <w:t>本文本文本文本文本文本文本文本文本文本文</w:t>
            </w:r>
            <w:proofErr w:type="gramEnd"/>
            <w:r>
              <w:rPr>
                <w:rFonts w:hint="eastAsia"/>
                <w:sz w:val="24"/>
              </w:rPr>
              <w:t>本</w:t>
            </w:r>
            <w:proofErr w:type="gramStart"/>
            <w:r>
              <w:rPr>
                <w:rFonts w:hint="eastAsia"/>
                <w:sz w:val="24"/>
              </w:rPr>
              <w:t>文本文本文本文本文本文本文本文本文本文本</w:t>
            </w:r>
            <w:proofErr w:type="gramEnd"/>
            <w:r>
              <w:rPr>
                <w:rFonts w:hint="eastAsia"/>
                <w:sz w:val="24"/>
              </w:rPr>
              <w:t>文</w:t>
            </w:r>
            <w:proofErr w:type="gramStart"/>
            <w:r>
              <w:rPr>
                <w:rFonts w:hint="eastAsia"/>
                <w:sz w:val="24"/>
              </w:rPr>
              <w:t>本文本文本文本文本文本文本文</w:t>
            </w:r>
            <w:proofErr w:type="gramEnd"/>
            <w:r>
              <w:rPr>
                <w:rFonts w:hint="eastAsia"/>
                <w:sz w:val="24"/>
              </w:rPr>
              <w:t>本。</w:t>
            </w:r>
          </w:p>
          <w:p w14:paraId="5FF8A675" w14:textId="77777777" w:rsidR="003339B6" w:rsidRDefault="00000000">
            <w:pPr>
              <w:spacing w:line="400" w:lineRule="exact"/>
              <w:ind w:firstLineChars="200" w:firstLine="480"/>
              <w:rPr>
                <w:sz w:val="24"/>
              </w:rPr>
            </w:pPr>
            <w:proofErr w:type="gramStart"/>
            <w:r>
              <w:rPr>
                <w:rFonts w:hint="eastAsia"/>
                <w:sz w:val="24"/>
              </w:rPr>
              <w:t>文本文本文本文本文本文本文本文本文本文本</w:t>
            </w:r>
            <w:proofErr w:type="gramEnd"/>
            <w:r>
              <w:rPr>
                <w:rFonts w:hint="eastAsia"/>
                <w:sz w:val="24"/>
              </w:rPr>
              <w:t>文</w:t>
            </w:r>
            <w:proofErr w:type="gramStart"/>
            <w:r>
              <w:rPr>
                <w:rFonts w:hint="eastAsia"/>
                <w:sz w:val="24"/>
              </w:rPr>
              <w:t>本文本文本文本文本文本文本文本文本文本文</w:t>
            </w:r>
            <w:proofErr w:type="gramEnd"/>
            <w:r>
              <w:rPr>
                <w:rFonts w:hint="eastAsia"/>
                <w:sz w:val="24"/>
              </w:rPr>
              <w:t>本</w:t>
            </w:r>
            <w:proofErr w:type="gramStart"/>
            <w:r>
              <w:rPr>
                <w:rFonts w:hint="eastAsia"/>
                <w:sz w:val="24"/>
              </w:rPr>
              <w:t>文本文本文本文本文本文本文本文本文本文本</w:t>
            </w:r>
            <w:proofErr w:type="gramEnd"/>
            <w:r>
              <w:rPr>
                <w:rFonts w:hint="eastAsia"/>
                <w:sz w:val="24"/>
              </w:rPr>
              <w:t>文</w:t>
            </w:r>
            <w:proofErr w:type="gramStart"/>
            <w:r>
              <w:rPr>
                <w:rFonts w:hint="eastAsia"/>
                <w:sz w:val="24"/>
              </w:rPr>
              <w:t>本文本文本文本文本文本文本文本文本文本文</w:t>
            </w:r>
            <w:proofErr w:type="gramEnd"/>
            <w:r>
              <w:rPr>
                <w:rFonts w:hint="eastAsia"/>
                <w:sz w:val="24"/>
              </w:rPr>
              <w:t>本</w:t>
            </w:r>
            <w:proofErr w:type="gramStart"/>
            <w:r>
              <w:rPr>
                <w:rFonts w:hint="eastAsia"/>
                <w:sz w:val="24"/>
              </w:rPr>
              <w:t>文本文本文本文本文本文本文本文本文本文本</w:t>
            </w:r>
            <w:proofErr w:type="gramEnd"/>
            <w:r>
              <w:rPr>
                <w:rFonts w:hint="eastAsia"/>
                <w:sz w:val="24"/>
              </w:rPr>
              <w:t>文</w:t>
            </w:r>
            <w:proofErr w:type="gramStart"/>
            <w:r>
              <w:rPr>
                <w:rFonts w:hint="eastAsia"/>
                <w:sz w:val="24"/>
              </w:rPr>
              <w:t>本文本文本文本文本文本文本文</w:t>
            </w:r>
            <w:proofErr w:type="gramEnd"/>
            <w:r>
              <w:rPr>
                <w:rFonts w:hint="eastAsia"/>
                <w:sz w:val="24"/>
              </w:rPr>
              <w:t>本。</w:t>
            </w:r>
          </w:p>
          <w:p w14:paraId="7E869EA4" w14:textId="77777777" w:rsidR="003339B6" w:rsidRDefault="003339B6">
            <w:pPr>
              <w:spacing w:beforeLines="50" w:before="161" w:line="240" w:lineRule="atLeast"/>
              <w:rPr>
                <w:sz w:val="24"/>
              </w:rPr>
            </w:pPr>
          </w:p>
          <w:p w14:paraId="7317B41C" w14:textId="77777777" w:rsidR="003339B6" w:rsidRDefault="003339B6">
            <w:pPr>
              <w:spacing w:beforeLines="50" w:before="161" w:line="240" w:lineRule="atLeast"/>
              <w:rPr>
                <w:sz w:val="24"/>
              </w:rPr>
            </w:pPr>
          </w:p>
        </w:tc>
      </w:tr>
      <w:tr w:rsidR="003339B6" w14:paraId="64C3D97F" w14:textId="77777777">
        <w:trPr>
          <w:gridBefore w:val="1"/>
          <w:wBefore w:w="105" w:type="dxa"/>
          <w:trHeight w:val="4517"/>
        </w:trPr>
        <w:tc>
          <w:tcPr>
            <w:tcW w:w="9005" w:type="dxa"/>
            <w:gridSpan w:val="2"/>
          </w:tcPr>
          <w:p w14:paraId="3C4382E1" w14:textId="77777777" w:rsidR="003339B6" w:rsidRDefault="00000000">
            <w:pPr>
              <w:jc w:val="center"/>
              <w:rPr>
                <w:sz w:val="28"/>
                <w:szCs w:val="28"/>
              </w:rPr>
            </w:pPr>
            <w:r>
              <w:rPr>
                <w:rFonts w:hint="eastAsia"/>
                <w:sz w:val="28"/>
                <w:szCs w:val="28"/>
              </w:rPr>
              <w:lastRenderedPageBreak/>
              <w:t>指导教师评语</w:t>
            </w:r>
          </w:p>
          <w:p w14:paraId="52BBF6AE" w14:textId="77777777" w:rsidR="003339B6" w:rsidRDefault="003339B6"/>
          <w:p w14:paraId="4FB41191" w14:textId="77777777" w:rsidR="003339B6" w:rsidRDefault="00000000">
            <w:r>
              <w:rPr>
                <w:rFonts w:hint="eastAsia"/>
                <w:color w:val="FF0000"/>
                <w:sz w:val="24"/>
              </w:rPr>
              <w:t>（指导老师评语要与论文内容相关，不能和评阅人意见一样，字数不少于</w:t>
            </w:r>
            <w:r>
              <w:rPr>
                <w:rFonts w:hint="eastAsia"/>
                <w:color w:val="FF0000"/>
                <w:sz w:val="24"/>
              </w:rPr>
              <w:t>100</w:t>
            </w:r>
            <w:r>
              <w:rPr>
                <w:rFonts w:hint="eastAsia"/>
                <w:color w:val="FF0000"/>
                <w:sz w:val="24"/>
              </w:rPr>
              <w:t>字）</w:t>
            </w:r>
          </w:p>
          <w:p w14:paraId="6E8B4823" w14:textId="77777777" w:rsidR="003339B6" w:rsidRDefault="00000000">
            <w:pPr>
              <w:tabs>
                <w:tab w:val="left" w:pos="7767"/>
              </w:tabs>
              <w:ind w:firstLineChars="300" w:firstLine="720"/>
              <w:rPr>
                <w:sz w:val="24"/>
              </w:rPr>
            </w:pPr>
            <w:r>
              <w:rPr>
                <w:rFonts w:hint="eastAsia"/>
                <w:sz w:val="24"/>
              </w:rPr>
              <w:t>同意其参加答辩，建议成绩评定为</w:t>
            </w:r>
            <w:r>
              <w:rPr>
                <w:rFonts w:hint="eastAsia"/>
                <w:b/>
                <w:sz w:val="24"/>
                <w:u w:val="single"/>
              </w:rPr>
              <w:t xml:space="preserve">  </w:t>
            </w:r>
            <w:commentRangeStart w:id="206"/>
            <w:r>
              <w:rPr>
                <w:rFonts w:hint="eastAsia"/>
                <w:b/>
                <w:sz w:val="24"/>
                <w:u w:val="single"/>
              </w:rPr>
              <w:t>优秀</w:t>
            </w:r>
            <w:commentRangeEnd w:id="206"/>
            <w:r>
              <w:rPr>
                <w:rStyle w:val="af3"/>
                <w:b/>
              </w:rPr>
              <w:commentReference w:id="206"/>
            </w:r>
            <w:r>
              <w:rPr>
                <w:rFonts w:hint="eastAsia"/>
                <w:b/>
                <w:sz w:val="24"/>
                <w:u w:val="single"/>
              </w:rPr>
              <w:t xml:space="preserve">  </w:t>
            </w:r>
            <w:r>
              <w:rPr>
                <w:rFonts w:hint="eastAsia"/>
                <w:sz w:val="24"/>
              </w:rPr>
              <w:t>。</w:t>
            </w:r>
          </w:p>
          <w:p w14:paraId="214805EC" w14:textId="77777777" w:rsidR="003339B6" w:rsidRDefault="00000000">
            <w:pPr>
              <w:tabs>
                <w:tab w:val="left" w:pos="5037"/>
              </w:tabs>
              <w:spacing w:line="400" w:lineRule="atLeast"/>
              <w:jc w:val="center"/>
              <w:rPr>
                <w:sz w:val="24"/>
                <w:u w:val="single"/>
              </w:rPr>
            </w:pPr>
            <w:r>
              <w:rPr>
                <w:rFonts w:hint="eastAsia"/>
                <w:sz w:val="24"/>
              </w:rPr>
              <w:t xml:space="preserve">                                  </w:t>
            </w:r>
            <w:r>
              <w:rPr>
                <w:rFonts w:hint="eastAsia"/>
                <w:sz w:val="24"/>
              </w:rPr>
              <w:t>指导教师：</w:t>
            </w:r>
            <w:r>
              <w:rPr>
                <w:rFonts w:hint="eastAsia"/>
                <w:sz w:val="24"/>
                <w:u w:val="single"/>
              </w:rPr>
              <w:t xml:space="preserve">              </w:t>
            </w:r>
          </w:p>
          <w:p w14:paraId="1D10691C" w14:textId="77777777" w:rsidR="003339B6" w:rsidRDefault="00000000">
            <w:pPr>
              <w:spacing w:line="400" w:lineRule="atLeast"/>
              <w:jc w:val="right"/>
              <w:rPr>
                <w:color w:val="FF0000"/>
                <w:sz w:val="24"/>
              </w:rPr>
            </w:pPr>
            <w:r>
              <w:rPr>
                <w:rFonts w:hint="eastAsia"/>
                <w:sz w:val="24"/>
              </w:rPr>
              <w:t>2026</w:t>
            </w:r>
            <w:r>
              <w:rPr>
                <w:rFonts w:hint="eastAsia"/>
                <w:sz w:val="24"/>
              </w:rPr>
              <w:t>年</w:t>
            </w:r>
            <w:r>
              <w:rPr>
                <w:rFonts w:hint="eastAsia"/>
                <w:sz w:val="24"/>
              </w:rPr>
              <w:t>5</w:t>
            </w:r>
            <w:r>
              <w:rPr>
                <w:rFonts w:hint="eastAsia"/>
                <w:sz w:val="24"/>
              </w:rPr>
              <w:t>月</w:t>
            </w:r>
            <w:r>
              <w:rPr>
                <w:rFonts w:hint="eastAsia"/>
                <w:sz w:val="24"/>
              </w:rPr>
              <w:t>10</w:t>
            </w:r>
            <w:r>
              <w:rPr>
                <w:rFonts w:hint="eastAsia"/>
                <w:color w:val="FF0000"/>
                <w:sz w:val="24"/>
              </w:rPr>
              <w:t xml:space="preserve"> </w:t>
            </w:r>
            <w:r>
              <w:rPr>
                <w:rFonts w:hint="eastAsia"/>
                <w:sz w:val="24"/>
              </w:rPr>
              <w:t>日</w:t>
            </w:r>
          </w:p>
        </w:tc>
      </w:tr>
      <w:tr w:rsidR="003339B6" w14:paraId="70676EAD" w14:textId="77777777">
        <w:trPr>
          <w:gridBefore w:val="1"/>
          <w:wBefore w:w="105" w:type="dxa"/>
          <w:trHeight w:val="3917"/>
        </w:trPr>
        <w:tc>
          <w:tcPr>
            <w:tcW w:w="9005" w:type="dxa"/>
            <w:gridSpan w:val="2"/>
          </w:tcPr>
          <w:p w14:paraId="082065E6" w14:textId="77777777" w:rsidR="003339B6" w:rsidRDefault="00000000">
            <w:pPr>
              <w:jc w:val="center"/>
              <w:rPr>
                <w:sz w:val="28"/>
                <w:szCs w:val="28"/>
              </w:rPr>
            </w:pPr>
            <w:r>
              <w:rPr>
                <w:rFonts w:hint="eastAsia"/>
                <w:sz w:val="28"/>
                <w:szCs w:val="28"/>
              </w:rPr>
              <w:t>答辩简要情况及评语</w:t>
            </w:r>
          </w:p>
          <w:p w14:paraId="10C52BE1" w14:textId="77777777" w:rsidR="003339B6" w:rsidRDefault="00000000">
            <w:pPr>
              <w:tabs>
                <w:tab w:val="left" w:pos="567"/>
              </w:tabs>
              <w:ind w:firstLine="480"/>
              <w:rPr>
                <w:sz w:val="24"/>
                <w:u w:val="single"/>
              </w:rPr>
            </w:pPr>
            <w:r>
              <w:rPr>
                <w:rFonts w:hint="eastAsia"/>
                <w:color w:val="FF0000"/>
                <w:sz w:val="24"/>
              </w:rPr>
              <w:t>重点对学生陈述论文（设计）、回答问题等情况进行评价。</w:t>
            </w:r>
          </w:p>
          <w:p w14:paraId="1F573E87" w14:textId="77777777" w:rsidR="003339B6" w:rsidRDefault="00000000">
            <w:pPr>
              <w:ind w:firstLineChars="200" w:firstLine="480"/>
              <w:rPr>
                <w:rFonts w:ascii="宋体" w:hAnsi="宋体" w:hint="eastAsia"/>
                <w:color w:val="0070C0"/>
                <w:sz w:val="24"/>
              </w:rPr>
            </w:pPr>
            <w:r>
              <w:rPr>
                <w:rFonts w:ascii="宋体" w:hAnsi="宋体" w:hint="eastAsia"/>
                <w:color w:val="0070C0"/>
                <w:sz w:val="24"/>
              </w:rPr>
              <w:t>（</w:t>
            </w:r>
            <w:r>
              <w:rPr>
                <w:rFonts w:ascii="宋体" w:hAnsi="宋体"/>
                <w:color w:val="0070C0"/>
                <w:sz w:val="24"/>
              </w:rPr>
              <w:t>该生陈述</w:t>
            </w:r>
            <w:r>
              <w:rPr>
                <w:rFonts w:ascii="宋体" w:hAnsi="宋体" w:hint="eastAsia"/>
                <w:color w:val="0070C0"/>
                <w:sz w:val="24"/>
              </w:rPr>
              <w:t>了</w:t>
            </w:r>
            <w:r>
              <w:rPr>
                <w:rFonts w:ascii="宋体" w:hAnsi="宋体" w:hint="eastAsia"/>
                <w:color w:val="FF0000"/>
                <w:sz w:val="24"/>
              </w:rPr>
              <w:t>某某</w:t>
            </w:r>
            <w:r>
              <w:rPr>
                <w:rFonts w:ascii="宋体" w:hAnsi="宋体" w:hint="eastAsia"/>
                <w:color w:val="0070C0"/>
                <w:sz w:val="24"/>
              </w:rPr>
              <w:t>研究内容，</w:t>
            </w:r>
            <w:r>
              <w:rPr>
                <w:rFonts w:ascii="宋体" w:hAnsi="宋体"/>
                <w:color w:val="0070C0"/>
                <w:sz w:val="24"/>
              </w:rPr>
              <w:t>思路清晰</w:t>
            </w:r>
            <w:r>
              <w:rPr>
                <w:rFonts w:ascii="宋体" w:hAnsi="宋体" w:hint="eastAsia"/>
                <w:color w:val="0070C0"/>
                <w:sz w:val="24"/>
              </w:rPr>
              <w:t>，</w:t>
            </w:r>
            <w:r>
              <w:rPr>
                <w:rFonts w:ascii="宋体" w:hAnsi="宋体"/>
                <w:color w:val="0070C0"/>
                <w:sz w:val="24"/>
              </w:rPr>
              <w:t>简明扼要</w:t>
            </w:r>
            <w:r>
              <w:rPr>
                <w:rFonts w:ascii="宋体" w:hAnsi="宋体" w:hint="eastAsia"/>
                <w:color w:val="0070C0"/>
                <w:sz w:val="24"/>
              </w:rPr>
              <w:t>；</w:t>
            </w:r>
            <w:r>
              <w:rPr>
                <w:rFonts w:ascii="宋体" w:hAnsi="宋体"/>
                <w:color w:val="0070C0"/>
                <w:sz w:val="24"/>
              </w:rPr>
              <w:t>回答问题准确</w:t>
            </w:r>
            <w:r>
              <w:rPr>
                <w:rFonts w:ascii="宋体" w:hAnsi="宋体" w:hint="eastAsia"/>
                <w:color w:val="0070C0"/>
                <w:sz w:val="24"/>
              </w:rPr>
              <w:t>，</w:t>
            </w:r>
            <w:r>
              <w:rPr>
                <w:rFonts w:ascii="宋体" w:hAnsi="宋体"/>
                <w:color w:val="0070C0"/>
                <w:sz w:val="24"/>
              </w:rPr>
              <w:t>思维敏捷</w:t>
            </w:r>
            <w:r>
              <w:rPr>
                <w:rFonts w:ascii="宋体" w:hAnsi="宋体" w:hint="eastAsia"/>
                <w:color w:val="0070C0"/>
                <w:sz w:val="24"/>
              </w:rPr>
              <w:t>。</w:t>
            </w:r>
            <w:r>
              <w:rPr>
                <w:rFonts w:ascii="宋体" w:hAnsi="宋体" w:hint="eastAsia"/>
                <w:b/>
                <w:color w:val="0070C0"/>
                <w:sz w:val="24"/>
              </w:rPr>
              <w:t>“优秀”。</w:t>
            </w:r>
          </w:p>
          <w:p w14:paraId="1D4E5103" w14:textId="77777777" w:rsidR="003339B6" w:rsidRDefault="00000000">
            <w:pPr>
              <w:ind w:firstLineChars="200" w:firstLine="480"/>
              <w:rPr>
                <w:rFonts w:ascii="宋体" w:hAnsi="宋体" w:hint="eastAsia"/>
                <w:color w:val="0070C0"/>
                <w:sz w:val="24"/>
              </w:rPr>
            </w:pPr>
            <w:r>
              <w:rPr>
                <w:rFonts w:ascii="宋体" w:hAnsi="宋体" w:hint="eastAsia"/>
                <w:color w:val="0070C0"/>
                <w:sz w:val="24"/>
              </w:rPr>
              <w:t>该生</w:t>
            </w:r>
            <w:proofErr w:type="gramStart"/>
            <w:r>
              <w:rPr>
                <w:rFonts w:ascii="宋体" w:hAnsi="宋体" w:hint="eastAsia"/>
                <w:color w:val="0070C0"/>
                <w:sz w:val="24"/>
              </w:rPr>
              <w:t>陈述</w:t>
            </w:r>
            <w:r>
              <w:rPr>
                <w:rFonts w:ascii="宋体" w:hAnsi="宋体"/>
                <w:color w:val="0070C0"/>
                <w:sz w:val="24"/>
              </w:rPr>
              <w:t>陈述</w:t>
            </w:r>
            <w:proofErr w:type="gramEnd"/>
            <w:r>
              <w:rPr>
                <w:rFonts w:ascii="宋体" w:hAnsi="宋体" w:hint="eastAsia"/>
                <w:color w:val="0070C0"/>
                <w:sz w:val="24"/>
              </w:rPr>
              <w:t>了</w:t>
            </w:r>
            <w:r>
              <w:rPr>
                <w:rFonts w:ascii="宋体" w:hAnsi="宋体" w:hint="eastAsia"/>
                <w:color w:val="FF0000"/>
                <w:sz w:val="24"/>
              </w:rPr>
              <w:t>某某</w:t>
            </w:r>
            <w:r>
              <w:rPr>
                <w:rFonts w:ascii="宋体" w:hAnsi="宋体" w:hint="eastAsia"/>
                <w:color w:val="0070C0"/>
                <w:sz w:val="24"/>
              </w:rPr>
              <w:t>研究内容，思路清晰；能准确回答所提出的问题。</w:t>
            </w:r>
            <w:r>
              <w:rPr>
                <w:rFonts w:ascii="宋体" w:hAnsi="宋体" w:hint="eastAsia"/>
                <w:b/>
                <w:color w:val="0070C0"/>
                <w:sz w:val="24"/>
              </w:rPr>
              <w:t>“良好”。</w:t>
            </w:r>
          </w:p>
          <w:p w14:paraId="1D11EC45" w14:textId="77777777" w:rsidR="003339B6" w:rsidRDefault="00000000">
            <w:pPr>
              <w:ind w:firstLineChars="200" w:firstLine="480"/>
              <w:rPr>
                <w:rFonts w:ascii="宋体" w:hAnsi="宋体" w:hint="eastAsia"/>
                <w:color w:val="0070C0"/>
                <w:sz w:val="24"/>
              </w:rPr>
            </w:pPr>
            <w:r>
              <w:rPr>
                <w:rFonts w:ascii="宋体" w:hAnsi="宋体" w:hint="eastAsia"/>
                <w:color w:val="0070C0"/>
                <w:sz w:val="24"/>
              </w:rPr>
              <w:t>该生</w:t>
            </w:r>
            <w:proofErr w:type="gramStart"/>
            <w:r>
              <w:rPr>
                <w:rFonts w:ascii="宋体" w:hAnsi="宋体" w:hint="eastAsia"/>
                <w:color w:val="0070C0"/>
                <w:sz w:val="24"/>
              </w:rPr>
              <w:t>陈述</w:t>
            </w:r>
            <w:r>
              <w:rPr>
                <w:rFonts w:ascii="宋体" w:hAnsi="宋体"/>
                <w:color w:val="0070C0"/>
                <w:sz w:val="24"/>
              </w:rPr>
              <w:t>陈述</w:t>
            </w:r>
            <w:proofErr w:type="gramEnd"/>
            <w:r>
              <w:rPr>
                <w:rFonts w:ascii="宋体" w:hAnsi="宋体" w:hint="eastAsia"/>
                <w:color w:val="0070C0"/>
                <w:sz w:val="24"/>
              </w:rPr>
              <w:t>了</w:t>
            </w:r>
            <w:r>
              <w:rPr>
                <w:rFonts w:ascii="宋体" w:hAnsi="宋体" w:hint="eastAsia"/>
                <w:color w:val="FF0000"/>
                <w:sz w:val="24"/>
              </w:rPr>
              <w:t>某某</w:t>
            </w:r>
            <w:r>
              <w:rPr>
                <w:rFonts w:ascii="宋体" w:hAnsi="宋体" w:hint="eastAsia"/>
                <w:color w:val="0070C0"/>
                <w:sz w:val="24"/>
              </w:rPr>
              <w:t>研究内容，思路比较清晰、完整；能够较好地回答所提出的问题。</w:t>
            </w:r>
            <w:r>
              <w:rPr>
                <w:rFonts w:ascii="宋体" w:hAnsi="宋体" w:hint="eastAsia"/>
                <w:b/>
                <w:color w:val="0070C0"/>
                <w:sz w:val="24"/>
              </w:rPr>
              <w:t>“中等”。</w:t>
            </w:r>
          </w:p>
          <w:p w14:paraId="337629A5" w14:textId="77777777" w:rsidR="003339B6" w:rsidRDefault="00000000">
            <w:pPr>
              <w:ind w:firstLineChars="50" w:firstLine="120"/>
              <w:jc w:val="left"/>
              <w:rPr>
                <w:rFonts w:ascii="宋体" w:hAnsi="宋体" w:hint="eastAsia"/>
                <w:color w:val="0070C0"/>
                <w:sz w:val="24"/>
              </w:rPr>
            </w:pPr>
            <w:r>
              <w:rPr>
                <w:rFonts w:ascii="宋体" w:hAnsi="宋体" w:hint="eastAsia"/>
                <w:color w:val="0070C0"/>
                <w:sz w:val="24"/>
              </w:rPr>
              <w:t>该生</w:t>
            </w:r>
            <w:r>
              <w:rPr>
                <w:rFonts w:ascii="宋体" w:hAnsi="宋体"/>
                <w:color w:val="0070C0"/>
                <w:sz w:val="24"/>
              </w:rPr>
              <w:t>陈述</w:t>
            </w:r>
            <w:r>
              <w:rPr>
                <w:rFonts w:ascii="宋体" w:hAnsi="宋体" w:hint="eastAsia"/>
                <w:color w:val="0070C0"/>
                <w:sz w:val="24"/>
              </w:rPr>
              <w:t>了</w:t>
            </w:r>
            <w:r>
              <w:rPr>
                <w:rFonts w:ascii="宋体" w:hAnsi="宋体" w:hint="eastAsia"/>
                <w:color w:val="FF0000"/>
                <w:sz w:val="24"/>
              </w:rPr>
              <w:t>某某</w:t>
            </w:r>
            <w:r>
              <w:rPr>
                <w:rFonts w:ascii="宋体" w:hAnsi="宋体" w:hint="eastAsia"/>
                <w:color w:val="0070C0"/>
                <w:sz w:val="24"/>
              </w:rPr>
              <w:t>研究内容，思路欠清晰；回答问题不够准确，欠流畅。</w:t>
            </w:r>
            <w:r>
              <w:rPr>
                <w:rFonts w:ascii="宋体" w:hAnsi="宋体" w:hint="eastAsia"/>
                <w:b/>
                <w:color w:val="0070C0"/>
                <w:sz w:val="24"/>
              </w:rPr>
              <w:t>“及格”。</w:t>
            </w:r>
            <w:r>
              <w:rPr>
                <w:rFonts w:ascii="宋体" w:hAnsi="宋体" w:hint="eastAsia"/>
                <w:color w:val="0070C0"/>
                <w:sz w:val="24"/>
              </w:rPr>
              <w:t>）</w:t>
            </w:r>
          </w:p>
          <w:p w14:paraId="54CB566D" w14:textId="77777777" w:rsidR="003339B6" w:rsidRDefault="00000000">
            <w:pPr>
              <w:ind w:firstLineChars="50" w:firstLine="120"/>
              <w:jc w:val="left"/>
              <w:rPr>
                <w:sz w:val="24"/>
              </w:rPr>
            </w:pPr>
            <w:r>
              <w:rPr>
                <w:rFonts w:hint="eastAsia"/>
                <w:sz w:val="24"/>
              </w:rPr>
              <w:t>根据答辩情况，结合毕业</w:t>
            </w:r>
            <w:r>
              <w:rPr>
                <w:rFonts w:hint="eastAsia"/>
                <w:color w:val="FF0000"/>
                <w:sz w:val="24"/>
              </w:rPr>
              <w:t>论文（设计）</w:t>
            </w:r>
            <w:r>
              <w:rPr>
                <w:rFonts w:hint="eastAsia"/>
                <w:sz w:val="24"/>
              </w:rPr>
              <w:t>写作水平、指导教师意见、评阅人意见和答辩专家意见等综合评定，</w:t>
            </w:r>
            <w:r>
              <w:rPr>
                <w:rFonts w:hint="eastAsia"/>
                <w:b/>
                <w:sz w:val="24"/>
              </w:rPr>
              <w:t>答辩小组同意其成绩评定为</w:t>
            </w:r>
            <w:r>
              <w:rPr>
                <w:rFonts w:hint="eastAsia"/>
                <w:b/>
                <w:sz w:val="24"/>
                <w:u w:val="single"/>
              </w:rPr>
              <w:t xml:space="preserve">       </w:t>
            </w:r>
            <w:r>
              <w:rPr>
                <w:rFonts w:hint="eastAsia"/>
                <w:sz w:val="24"/>
              </w:rPr>
              <w:t>。</w:t>
            </w:r>
          </w:p>
          <w:p w14:paraId="4FAC21E1" w14:textId="77777777" w:rsidR="003339B6" w:rsidRDefault="003339B6">
            <w:pPr>
              <w:tabs>
                <w:tab w:val="left" w:pos="4617"/>
                <w:tab w:val="left" w:pos="5502"/>
                <w:tab w:val="left" w:pos="5817"/>
              </w:tabs>
              <w:rPr>
                <w:sz w:val="24"/>
              </w:rPr>
            </w:pPr>
          </w:p>
          <w:p w14:paraId="696048AA" w14:textId="77777777" w:rsidR="003339B6" w:rsidRDefault="003339B6">
            <w:pPr>
              <w:tabs>
                <w:tab w:val="left" w:pos="567"/>
              </w:tabs>
              <w:ind w:firstLine="480"/>
              <w:rPr>
                <w:color w:val="FF0000"/>
                <w:sz w:val="24"/>
              </w:rPr>
            </w:pPr>
          </w:p>
          <w:p w14:paraId="1027F499" w14:textId="77777777" w:rsidR="003339B6" w:rsidRDefault="00000000">
            <w:pPr>
              <w:tabs>
                <w:tab w:val="left" w:pos="9027"/>
              </w:tabs>
              <w:spacing w:line="400" w:lineRule="atLeast"/>
              <w:ind w:firstLineChars="2200" w:firstLine="5280"/>
              <w:rPr>
                <w:sz w:val="24"/>
                <w:u w:val="single"/>
              </w:rPr>
            </w:pPr>
            <w:r>
              <w:rPr>
                <w:rFonts w:hint="eastAsia"/>
                <w:sz w:val="24"/>
              </w:rPr>
              <w:t>答辩小组组长：</w:t>
            </w:r>
            <w:r>
              <w:rPr>
                <w:rFonts w:hint="eastAsia"/>
                <w:sz w:val="24"/>
                <w:u w:val="single"/>
              </w:rPr>
              <w:t xml:space="preserve">              </w:t>
            </w:r>
          </w:p>
          <w:p w14:paraId="18A469CE" w14:textId="77777777" w:rsidR="003339B6" w:rsidRDefault="00000000">
            <w:pPr>
              <w:spacing w:line="400" w:lineRule="atLeast"/>
              <w:jc w:val="right"/>
              <w:rPr>
                <w:sz w:val="24"/>
              </w:rPr>
            </w:pPr>
            <w:r>
              <w:rPr>
                <w:rFonts w:hint="eastAsia"/>
                <w:color w:val="FF0000"/>
                <w:sz w:val="24"/>
              </w:rPr>
              <w:t>2026</w:t>
            </w:r>
            <w:r>
              <w:rPr>
                <w:rFonts w:hint="eastAsia"/>
                <w:sz w:val="24"/>
              </w:rPr>
              <w:t>年</w:t>
            </w:r>
            <w:r>
              <w:rPr>
                <w:rFonts w:hint="eastAsia"/>
                <w:color w:val="FF0000"/>
                <w:sz w:val="24"/>
              </w:rPr>
              <w:t xml:space="preserve"> 5</w:t>
            </w:r>
            <w:r>
              <w:rPr>
                <w:color w:val="FF0000"/>
                <w:sz w:val="24"/>
              </w:rPr>
              <w:t xml:space="preserve"> </w:t>
            </w:r>
            <w:r>
              <w:rPr>
                <w:rFonts w:hint="eastAsia"/>
                <w:sz w:val="24"/>
              </w:rPr>
              <w:t>月</w:t>
            </w:r>
            <w:r>
              <w:rPr>
                <w:rFonts w:hint="eastAsia"/>
                <w:sz w:val="24"/>
              </w:rPr>
              <w:t>13</w:t>
            </w:r>
            <w:r>
              <w:rPr>
                <w:rFonts w:hint="eastAsia"/>
                <w:sz w:val="24"/>
              </w:rPr>
              <w:t>日</w:t>
            </w:r>
          </w:p>
        </w:tc>
      </w:tr>
      <w:tr w:rsidR="003339B6" w14:paraId="03DC0360" w14:textId="77777777">
        <w:trPr>
          <w:gridBefore w:val="1"/>
          <w:wBefore w:w="105" w:type="dxa"/>
          <w:trHeight w:val="3728"/>
        </w:trPr>
        <w:tc>
          <w:tcPr>
            <w:tcW w:w="9005" w:type="dxa"/>
            <w:gridSpan w:val="2"/>
          </w:tcPr>
          <w:p w14:paraId="1756F5B5" w14:textId="77777777" w:rsidR="003339B6" w:rsidRDefault="00000000">
            <w:pPr>
              <w:jc w:val="center"/>
              <w:rPr>
                <w:sz w:val="28"/>
                <w:szCs w:val="28"/>
              </w:rPr>
            </w:pPr>
            <w:r>
              <w:rPr>
                <w:rFonts w:hint="eastAsia"/>
                <w:sz w:val="28"/>
                <w:szCs w:val="28"/>
              </w:rPr>
              <w:t>答辩委员会意见</w:t>
            </w:r>
          </w:p>
          <w:p w14:paraId="298035FD" w14:textId="77777777" w:rsidR="003339B6" w:rsidRDefault="003339B6">
            <w:pPr>
              <w:spacing w:line="400" w:lineRule="exact"/>
              <w:ind w:firstLineChars="200" w:firstLine="480"/>
              <w:rPr>
                <w:sz w:val="24"/>
              </w:rPr>
            </w:pPr>
          </w:p>
          <w:p w14:paraId="28DA8B1A" w14:textId="77777777" w:rsidR="003339B6" w:rsidRDefault="003339B6">
            <w:pPr>
              <w:spacing w:line="320" w:lineRule="exact"/>
              <w:ind w:firstLineChars="267" w:firstLine="641"/>
              <w:rPr>
                <w:sz w:val="24"/>
              </w:rPr>
            </w:pPr>
          </w:p>
          <w:p w14:paraId="45E61377" w14:textId="77777777" w:rsidR="003339B6" w:rsidRDefault="00000000">
            <w:pPr>
              <w:spacing w:line="320" w:lineRule="exact"/>
              <w:ind w:firstLineChars="267" w:firstLine="641"/>
              <w:rPr>
                <w:sz w:val="24"/>
              </w:rPr>
            </w:pPr>
            <w:r>
              <w:rPr>
                <w:rFonts w:hint="eastAsia"/>
                <w:sz w:val="24"/>
              </w:rPr>
              <w:t>经答辩委员会讨论，同意该毕业论文（设计）成绩评定为</w:t>
            </w:r>
            <w:r>
              <w:rPr>
                <w:rFonts w:hint="eastAsia"/>
                <w:sz w:val="24"/>
                <w:u w:val="single"/>
              </w:rPr>
              <w:t xml:space="preserve"> </w:t>
            </w:r>
            <w:r>
              <w:rPr>
                <w:rFonts w:hint="eastAsia"/>
                <w:b/>
                <w:sz w:val="24"/>
                <w:u w:val="single"/>
              </w:rPr>
              <w:t xml:space="preserve"> </w:t>
            </w:r>
            <w:r>
              <w:rPr>
                <w:rFonts w:hint="eastAsia"/>
                <w:b/>
                <w:sz w:val="24"/>
                <w:u w:val="single"/>
              </w:rPr>
              <w:t>优秀</w:t>
            </w:r>
            <w:r>
              <w:rPr>
                <w:rFonts w:hint="eastAsia"/>
                <w:b/>
                <w:sz w:val="24"/>
                <w:u w:val="single"/>
              </w:rPr>
              <w:t xml:space="preserve">  </w:t>
            </w:r>
            <w:r>
              <w:rPr>
                <w:rFonts w:hint="eastAsia"/>
                <w:sz w:val="24"/>
              </w:rPr>
              <w:t>。</w:t>
            </w:r>
          </w:p>
          <w:p w14:paraId="39F9114D" w14:textId="77777777" w:rsidR="003339B6" w:rsidRDefault="00000000">
            <w:pPr>
              <w:tabs>
                <w:tab w:val="left" w:pos="4422"/>
              </w:tabs>
              <w:jc w:val="center"/>
              <w:rPr>
                <w:sz w:val="24"/>
              </w:rPr>
            </w:pPr>
            <w:r>
              <w:rPr>
                <w:rFonts w:hint="eastAsia"/>
                <w:sz w:val="24"/>
              </w:rPr>
              <w:t xml:space="preserve">                          </w:t>
            </w:r>
          </w:p>
          <w:p w14:paraId="1491C48B" w14:textId="77777777" w:rsidR="003339B6" w:rsidRDefault="00000000">
            <w:pPr>
              <w:tabs>
                <w:tab w:val="left" w:pos="4422"/>
              </w:tabs>
              <w:jc w:val="center"/>
              <w:rPr>
                <w:sz w:val="24"/>
              </w:rPr>
            </w:pPr>
            <w:r>
              <w:rPr>
                <w:rFonts w:hint="eastAsia"/>
                <w:sz w:val="24"/>
              </w:rPr>
              <w:t xml:space="preserve">                           </w:t>
            </w:r>
            <w:r>
              <w:rPr>
                <w:rFonts w:hint="eastAsia"/>
                <w:sz w:val="24"/>
              </w:rPr>
              <w:t>答辩委员会主任：</w:t>
            </w:r>
            <w:r>
              <w:rPr>
                <w:rFonts w:hint="eastAsia"/>
                <w:sz w:val="24"/>
                <w:u w:val="single"/>
              </w:rPr>
              <w:t xml:space="preserve">           </w:t>
            </w:r>
          </w:p>
          <w:p w14:paraId="43FA762E" w14:textId="77777777" w:rsidR="003339B6" w:rsidRDefault="00000000">
            <w:pPr>
              <w:tabs>
                <w:tab w:val="left" w:pos="6012"/>
              </w:tabs>
              <w:jc w:val="center"/>
              <w:rPr>
                <w:sz w:val="24"/>
              </w:rPr>
            </w:pPr>
            <w:r>
              <w:rPr>
                <w:rFonts w:hint="eastAsia"/>
                <w:sz w:val="24"/>
              </w:rPr>
              <w:t xml:space="preserve">                                                         2026</w:t>
            </w:r>
            <w:r>
              <w:rPr>
                <w:rFonts w:hint="eastAsia"/>
                <w:sz w:val="24"/>
              </w:rPr>
              <w:t>年</w:t>
            </w:r>
            <w:r>
              <w:rPr>
                <w:rFonts w:hint="eastAsia"/>
                <w:sz w:val="24"/>
              </w:rPr>
              <w:t>5</w:t>
            </w:r>
            <w:r>
              <w:rPr>
                <w:rFonts w:hint="eastAsia"/>
                <w:sz w:val="24"/>
              </w:rPr>
              <w:t>月</w:t>
            </w:r>
            <w:r>
              <w:rPr>
                <w:rFonts w:hint="eastAsia"/>
                <w:sz w:val="24"/>
              </w:rPr>
              <w:t>22</w:t>
            </w:r>
            <w:r>
              <w:rPr>
                <w:rFonts w:hint="eastAsia"/>
                <w:sz w:val="24"/>
              </w:rPr>
              <w:t>日</w:t>
            </w:r>
          </w:p>
        </w:tc>
      </w:tr>
    </w:tbl>
    <w:p w14:paraId="3DB37F7B" w14:textId="77777777" w:rsidR="003339B6" w:rsidRDefault="00000000">
      <w:pPr>
        <w:pageBreakBefore/>
        <w:spacing w:line="400" w:lineRule="exact"/>
        <w:ind w:firstLineChars="200" w:firstLine="643"/>
        <w:outlineLvl w:val="0"/>
        <w:rPr>
          <w:b/>
          <w:bCs/>
          <w:color w:val="000000"/>
          <w:sz w:val="32"/>
          <w:szCs w:val="32"/>
          <w:shd w:val="clear" w:color="auto" w:fill="FFFFFF"/>
        </w:rPr>
      </w:pPr>
      <w:bookmarkStart w:id="207" w:name="_Toc13458"/>
      <w:r>
        <w:rPr>
          <w:rFonts w:hint="eastAsia"/>
          <w:b/>
          <w:bCs/>
          <w:color w:val="000000"/>
          <w:sz w:val="32"/>
          <w:szCs w:val="32"/>
          <w:shd w:val="clear" w:color="auto" w:fill="FFFFFF"/>
        </w:rPr>
        <w:lastRenderedPageBreak/>
        <w:t>附录</w:t>
      </w:r>
      <w:r>
        <w:rPr>
          <w:rFonts w:hint="eastAsia"/>
          <w:b/>
          <w:bCs/>
          <w:color w:val="000000"/>
          <w:sz w:val="32"/>
          <w:szCs w:val="32"/>
          <w:shd w:val="clear" w:color="auto" w:fill="FFFFFF"/>
        </w:rPr>
        <w:t xml:space="preserve">F </w:t>
      </w:r>
      <w:r>
        <w:rPr>
          <w:rFonts w:hint="eastAsia"/>
          <w:b/>
          <w:bCs/>
          <w:color w:val="000000"/>
          <w:sz w:val="32"/>
          <w:szCs w:val="32"/>
          <w:shd w:val="clear" w:color="auto" w:fill="FFFFFF"/>
        </w:rPr>
        <w:t>开题报告</w:t>
      </w:r>
      <w:bookmarkEnd w:id="207"/>
    </w:p>
    <w:p w14:paraId="2E60F528" w14:textId="77777777" w:rsidR="003339B6" w:rsidRDefault="00000000">
      <w:pPr>
        <w:keepNext/>
        <w:spacing w:before="312" w:afterLines="50" w:after="161"/>
        <w:jc w:val="center"/>
        <w:rPr>
          <w:rFonts w:ascii="黑体" w:eastAsia="黑体" w:hAnsi="黑体" w:cs="宋体" w:hint="eastAsia"/>
          <w:sz w:val="32"/>
          <w:szCs w:val="32"/>
        </w:rPr>
      </w:pPr>
      <w:r>
        <w:rPr>
          <w:rFonts w:ascii="黑体" w:eastAsia="黑体" w:hAnsi="黑体" w:cs="宋体" w:hint="eastAsia"/>
          <w:sz w:val="30"/>
          <w:szCs w:val="30"/>
        </w:rPr>
        <w:t>湘潭大学数学与计算科学学院本科</w:t>
      </w:r>
      <w:hyperlink r:id="rId25" w:tgtFrame="_blank" w:history="1">
        <w:r>
          <w:rPr>
            <w:rFonts w:ascii="黑体" w:eastAsia="黑体" w:hAnsi="黑体" w:cs="宋体" w:hint="eastAsia"/>
            <w:sz w:val="30"/>
            <w:szCs w:val="30"/>
          </w:rPr>
          <w:t>毕业论文</w:t>
        </w:r>
      </w:hyperlink>
      <w:r>
        <w:rPr>
          <w:rFonts w:ascii="黑体" w:eastAsia="黑体" w:hAnsi="黑体" w:cs="宋体" w:hint="eastAsia"/>
          <w:sz w:val="30"/>
          <w:szCs w:val="30"/>
        </w:rPr>
        <w:t>(设计)</w:t>
      </w:r>
      <w:hyperlink r:id="rId26" w:tgtFrame="_blank" w:history="1">
        <w:r>
          <w:rPr>
            <w:rFonts w:ascii="黑体" w:eastAsia="黑体" w:hAnsi="黑体" w:cs="宋体" w:hint="eastAsia"/>
            <w:sz w:val="30"/>
            <w:szCs w:val="30"/>
          </w:rPr>
          <w:t>开题报告</w:t>
        </w:r>
      </w:hyperlink>
    </w:p>
    <w:p w14:paraId="33543098" w14:textId="77777777" w:rsidR="003339B6" w:rsidRDefault="00000000">
      <w:pPr>
        <w:widowControl/>
        <w:spacing w:line="480" w:lineRule="auto"/>
        <w:ind w:firstLineChars="200" w:firstLine="422"/>
        <w:jc w:val="left"/>
        <w:rPr>
          <w:rFonts w:cs="宋体"/>
          <w:b/>
          <w:color w:val="333333"/>
          <w:kern w:val="0"/>
        </w:rPr>
      </w:pPr>
      <w:r>
        <w:rPr>
          <w:rFonts w:cs="宋体" w:hint="eastAsia"/>
          <w:b/>
          <w:bCs/>
          <w:color w:val="333333"/>
          <w:kern w:val="0"/>
        </w:rPr>
        <w:t>毕业论文</w:t>
      </w:r>
      <w:r>
        <w:rPr>
          <w:rFonts w:cs="宋体" w:hint="eastAsia"/>
          <w:b/>
          <w:bCs/>
          <w:color w:val="333333"/>
          <w:kern w:val="0"/>
        </w:rPr>
        <w:t>(</w:t>
      </w:r>
      <w:r>
        <w:rPr>
          <w:rFonts w:cs="宋体" w:hint="eastAsia"/>
          <w:b/>
          <w:bCs/>
          <w:color w:val="333333"/>
          <w:kern w:val="0"/>
        </w:rPr>
        <w:t>设计</w:t>
      </w:r>
      <w:r>
        <w:rPr>
          <w:rFonts w:cs="宋体" w:hint="eastAsia"/>
          <w:b/>
          <w:bCs/>
          <w:color w:val="333333"/>
          <w:kern w:val="0"/>
        </w:rPr>
        <w:t>)</w:t>
      </w:r>
      <w:r>
        <w:rPr>
          <w:rFonts w:cs="宋体" w:hint="eastAsia"/>
          <w:b/>
          <w:bCs/>
          <w:color w:val="333333"/>
          <w:kern w:val="0"/>
        </w:rPr>
        <w:t>题目：</w:t>
      </w:r>
    </w:p>
    <w:p w14:paraId="28C20AE8" w14:textId="77777777" w:rsidR="003339B6" w:rsidRDefault="00000000">
      <w:pPr>
        <w:widowControl/>
        <w:spacing w:line="480" w:lineRule="auto"/>
        <w:ind w:firstLineChars="200" w:firstLine="422"/>
        <w:jc w:val="left"/>
        <w:rPr>
          <w:rFonts w:cs="宋体"/>
          <w:color w:val="333333"/>
          <w:kern w:val="0"/>
        </w:rPr>
      </w:pPr>
      <w:r>
        <w:rPr>
          <w:rFonts w:cs="宋体" w:hint="eastAsia"/>
          <w:b/>
          <w:bCs/>
          <w:color w:val="333333"/>
          <w:kern w:val="0"/>
        </w:rPr>
        <w:t>学生姓名：</w:t>
      </w:r>
      <w:r>
        <w:rPr>
          <w:rFonts w:cs="宋体" w:hint="eastAsia"/>
          <w:b/>
          <w:bCs/>
          <w:color w:val="333333"/>
          <w:kern w:val="0"/>
        </w:rPr>
        <w:t xml:space="preserve">                       </w:t>
      </w:r>
      <w:r>
        <w:rPr>
          <w:rFonts w:cs="宋体" w:hint="eastAsia"/>
          <w:b/>
          <w:bCs/>
          <w:color w:val="333333"/>
          <w:kern w:val="0"/>
        </w:rPr>
        <w:t>指导教师：</w:t>
      </w:r>
    </w:p>
    <w:p w14:paraId="128BDFC2" w14:textId="77777777" w:rsidR="003339B6" w:rsidRDefault="00000000">
      <w:pPr>
        <w:widowControl/>
        <w:spacing w:line="480" w:lineRule="auto"/>
        <w:ind w:firstLineChars="200" w:firstLine="422"/>
        <w:jc w:val="left"/>
        <w:rPr>
          <w:rFonts w:cs="宋体"/>
          <w:b/>
          <w:color w:val="333333"/>
          <w:kern w:val="0"/>
        </w:rPr>
      </w:pPr>
      <w:r>
        <w:rPr>
          <w:rFonts w:cs="宋体" w:hint="eastAsia"/>
          <w:b/>
          <w:color w:val="333333"/>
          <w:kern w:val="0"/>
        </w:rPr>
        <w:t>学号</w:t>
      </w:r>
      <w:r>
        <w:rPr>
          <w:rFonts w:cs="宋体" w:hint="eastAsia"/>
          <w:b/>
          <w:color w:val="333333"/>
          <w:kern w:val="0"/>
        </w:rPr>
        <w:t xml:space="preserve"> </w:t>
      </w:r>
      <w:r>
        <w:rPr>
          <w:rFonts w:cs="宋体" w:hint="eastAsia"/>
          <w:b/>
          <w:color w:val="333333"/>
          <w:kern w:val="0"/>
        </w:rPr>
        <w:t>：</w:t>
      </w:r>
      <w:r>
        <w:rPr>
          <w:rFonts w:cs="宋体" w:hint="eastAsia"/>
          <w:b/>
          <w:color w:val="333333"/>
          <w:kern w:val="0"/>
        </w:rPr>
        <w:t xml:space="preserve">                          </w:t>
      </w:r>
      <w:r>
        <w:rPr>
          <w:rFonts w:cs="宋体" w:hint="eastAsia"/>
          <w:b/>
          <w:color w:val="333333"/>
          <w:kern w:val="0"/>
        </w:rPr>
        <w:t>班级：</w:t>
      </w:r>
    </w:p>
    <w:p w14:paraId="4AEB3EFB" w14:textId="77777777" w:rsidR="003339B6" w:rsidRDefault="00000000">
      <w:pPr>
        <w:rPr>
          <w:color w:val="FF0000"/>
        </w:rPr>
      </w:pPr>
      <w:r>
        <w:rPr>
          <w:rFonts w:hint="eastAsia"/>
          <w:color w:val="FF0000"/>
        </w:rPr>
        <w:t>注：</w:t>
      </w:r>
      <w:r>
        <w:rPr>
          <w:rFonts w:hint="eastAsia"/>
          <w:color w:val="FF0000"/>
        </w:rPr>
        <w:t>1.</w:t>
      </w:r>
      <w:r>
        <w:rPr>
          <w:rFonts w:hint="eastAsia"/>
          <w:color w:val="FF0000"/>
        </w:rPr>
        <w:t>专业只能填</w:t>
      </w:r>
      <w:r>
        <w:rPr>
          <w:rFonts w:hint="eastAsia"/>
          <w:color w:val="FF0000"/>
        </w:rPr>
        <w:t xml:space="preserve"> </w:t>
      </w:r>
      <w:r>
        <w:rPr>
          <w:rFonts w:hint="eastAsia"/>
          <w:color w:val="FF0000"/>
        </w:rPr>
        <w:t>数学与应用数学、统计学、数学类（</w:t>
      </w:r>
      <w:proofErr w:type="gramStart"/>
      <w:r>
        <w:rPr>
          <w:rFonts w:hint="eastAsia"/>
          <w:color w:val="FF0000"/>
        </w:rPr>
        <w:t>韶</w:t>
      </w:r>
      <w:proofErr w:type="gramEnd"/>
      <w:r>
        <w:rPr>
          <w:rFonts w:hint="eastAsia"/>
          <w:color w:val="FF0000"/>
        </w:rPr>
        <w:t>峰班）、信息与计算科学、数据科学与大数据技术</w:t>
      </w:r>
      <w:r>
        <w:rPr>
          <w:rFonts w:hint="eastAsia"/>
          <w:color w:val="FF0000"/>
        </w:rPr>
        <w:t xml:space="preserve"> </w:t>
      </w:r>
      <w:r>
        <w:rPr>
          <w:rFonts w:hint="eastAsia"/>
          <w:color w:val="FF0000"/>
        </w:rPr>
        <w:t>中的一项；</w:t>
      </w:r>
    </w:p>
    <w:p w14:paraId="76E5545E" w14:textId="77777777" w:rsidR="003339B6" w:rsidRDefault="00000000">
      <w:pPr>
        <w:ind w:firstLineChars="200" w:firstLine="420"/>
        <w:rPr>
          <w:color w:val="FF0000"/>
        </w:rPr>
      </w:pPr>
      <w:r>
        <w:rPr>
          <w:rFonts w:hint="eastAsia"/>
          <w:color w:val="FF0000"/>
        </w:rPr>
        <w:t>2.</w:t>
      </w:r>
      <w:r>
        <w:rPr>
          <w:rFonts w:hint="eastAsia"/>
          <w:color w:val="FF0000"/>
        </w:rPr>
        <w:t>班级只能填</w:t>
      </w:r>
      <w:r>
        <w:rPr>
          <w:rFonts w:hint="eastAsia"/>
          <w:color w:val="FF0000"/>
        </w:rPr>
        <w:t xml:space="preserve"> 2022</w:t>
      </w:r>
      <w:r>
        <w:rPr>
          <w:rFonts w:hint="eastAsia"/>
          <w:color w:val="FF0000"/>
        </w:rPr>
        <w:t>数学与应用数学</w:t>
      </w:r>
      <w:r>
        <w:rPr>
          <w:rFonts w:hint="eastAsia"/>
          <w:color w:val="FF0000"/>
        </w:rPr>
        <w:t>1</w:t>
      </w:r>
      <w:r>
        <w:rPr>
          <w:rFonts w:hint="eastAsia"/>
          <w:color w:val="FF0000"/>
        </w:rPr>
        <w:t>班、</w:t>
      </w:r>
      <w:r>
        <w:rPr>
          <w:rFonts w:hint="eastAsia"/>
          <w:color w:val="FF0000"/>
        </w:rPr>
        <w:t>2022</w:t>
      </w:r>
      <w:r>
        <w:rPr>
          <w:rFonts w:hint="eastAsia"/>
          <w:color w:val="FF0000"/>
        </w:rPr>
        <w:t>数学与应用数学</w:t>
      </w:r>
      <w:r>
        <w:rPr>
          <w:rFonts w:hint="eastAsia"/>
          <w:color w:val="FF0000"/>
        </w:rPr>
        <w:t>2</w:t>
      </w:r>
      <w:r>
        <w:rPr>
          <w:rFonts w:hint="eastAsia"/>
          <w:color w:val="FF0000"/>
        </w:rPr>
        <w:t>班、</w:t>
      </w:r>
      <w:r>
        <w:rPr>
          <w:rFonts w:hint="eastAsia"/>
          <w:color w:val="FF0000"/>
        </w:rPr>
        <w:t>2022</w:t>
      </w:r>
      <w:r>
        <w:rPr>
          <w:rFonts w:hint="eastAsia"/>
          <w:color w:val="FF0000"/>
        </w:rPr>
        <w:t>数学与应用数学</w:t>
      </w:r>
      <w:r>
        <w:rPr>
          <w:rFonts w:hint="eastAsia"/>
          <w:color w:val="FF0000"/>
        </w:rPr>
        <w:t>3</w:t>
      </w:r>
      <w:r>
        <w:rPr>
          <w:rFonts w:hint="eastAsia"/>
          <w:color w:val="FF0000"/>
        </w:rPr>
        <w:t>班、</w:t>
      </w:r>
      <w:r>
        <w:rPr>
          <w:rFonts w:hint="eastAsia"/>
          <w:color w:val="FF0000"/>
        </w:rPr>
        <w:t>2022</w:t>
      </w:r>
      <w:r>
        <w:rPr>
          <w:rFonts w:hint="eastAsia"/>
          <w:color w:val="FF0000"/>
        </w:rPr>
        <w:t>统计学</w:t>
      </w:r>
      <w:r>
        <w:rPr>
          <w:rFonts w:hint="eastAsia"/>
          <w:color w:val="FF0000"/>
        </w:rPr>
        <w:t>1</w:t>
      </w:r>
      <w:r>
        <w:rPr>
          <w:rFonts w:hint="eastAsia"/>
          <w:color w:val="FF0000"/>
        </w:rPr>
        <w:t>班、</w:t>
      </w:r>
      <w:r>
        <w:rPr>
          <w:rFonts w:hint="eastAsia"/>
          <w:color w:val="FF0000"/>
        </w:rPr>
        <w:t>2022</w:t>
      </w:r>
      <w:r>
        <w:rPr>
          <w:rFonts w:hint="eastAsia"/>
          <w:color w:val="FF0000"/>
        </w:rPr>
        <w:t>数学类（</w:t>
      </w:r>
      <w:proofErr w:type="gramStart"/>
      <w:r>
        <w:rPr>
          <w:rFonts w:hint="eastAsia"/>
          <w:color w:val="FF0000"/>
        </w:rPr>
        <w:t>韶</w:t>
      </w:r>
      <w:proofErr w:type="gramEnd"/>
      <w:r>
        <w:rPr>
          <w:rFonts w:hint="eastAsia"/>
          <w:color w:val="FF0000"/>
        </w:rPr>
        <w:t>峰班）</w:t>
      </w:r>
      <w:r>
        <w:rPr>
          <w:rFonts w:hint="eastAsia"/>
          <w:color w:val="FF0000"/>
        </w:rPr>
        <w:t>1</w:t>
      </w:r>
      <w:r>
        <w:rPr>
          <w:rFonts w:hint="eastAsia"/>
          <w:color w:val="FF0000"/>
        </w:rPr>
        <w:t>班、</w:t>
      </w:r>
      <w:r>
        <w:rPr>
          <w:rFonts w:hint="eastAsia"/>
          <w:color w:val="FF0000"/>
        </w:rPr>
        <w:t>2022</w:t>
      </w:r>
      <w:r>
        <w:rPr>
          <w:rFonts w:hint="eastAsia"/>
          <w:color w:val="FF0000"/>
        </w:rPr>
        <w:t>信息与计算科学</w:t>
      </w:r>
      <w:r>
        <w:rPr>
          <w:rFonts w:hint="eastAsia"/>
          <w:color w:val="FF0000"/>
        </w:rPr>
        <w:t>1</w:t>
      </w:r>
      <w:r>
        <w:rPr>
          <w:rFonts w:hint="eastAsia"/>
          <w:color w:val="FF0000"/>
        </w:rPr>
        <w:t>班、</w:t>
      </w:r>
      <w:r>
        <w:rPr>
          <w:rFonts w:hint="eastAsia"/>
          <w:color w:val="FF0000"/>
        </w:rPr>
        <w:t>2022</w:t>
      </w:r>
      <w:r>
        <w:rPr>
          <w:rFonts w:hint="eastAsia"/>
          <w:color w:val="FF0000"/>
        </w:rPr>
        <w:t>信息与计算科学</w:t>
      </w:r>
      <w:r>
        <w:rPr>
          <w:rFonts w:hint="eastAsia"/>
          <w:color w:val="FF0000"/>
        </w:rPr>
        <w:t>2</w:t>
      </w:r>
      <w:r>
        <w:rPr>
          <w:rFonts w:hint="eastAsia"/>
          <w:color w:val="FF0000"/>
        </w:rPr>
        <w:t>班、</w:t>
      </w:r>
      <w:r>
        <w:rPr>
          <w:rFonts w:hint="eastAsia"/>
          <w:color w:val="FF0000"/>
        </w:rPr>
        <w:t>2022</w:t>
      </w:r>
      <w:r>
        <w:rPr>
          <w:rFonts w:hint="eastAsia"/>
          <w:color w:val="FF0000"/>
        </w:rPr>
        <w:t>信息与计算科学</w:t>
      </w:r>
      <w:r>
        <w:rPr>
          <w:rFonts w:hint="eastAsia"/>
          <w:color w:val="FF0000"/>
        </w:rPr>
        <w:t>3</w:t>
      </w:r>
      <w:r>
        <w:rPr>
          <w:rFonts w:hint="eastAsia"/>
          <w:color w:val="FF0000"/>
        </w:rPr>
        <w:t>班、</w:t>
      </w:r>
      <w:r>
        <w:rPr>
          <w:rFonts w:hint="eastAsia"/>
          <w:color w:val="FF0000"/>
        </w:rPr>
        <w:t>2022</w:t>
      </w:r>
      <w:r>
        <w:rPr>
          <w:rFonts w:hint="eastAsia"/>
          <w:color w:val="FF0000"/>
        </w:rPr>
        <w:t>数据科学与大数据技术</w:t>
      </w:r>
      <w:r>
        <w:rPr>
          <w:rFonts w:hint="eastAsia"/>
          <w:color w:val="FF0000"/>
        </w:rPr>
        <w:t>1</w:t>
      </w:r>
      <w:r>
        <w:rPr>
          <w:rFonts w:hint="eastAsia"/>
          <w:color w:val="FF0000"/>
        </w:rPr>
        <w:t>班、</w:t>
      </w:r>
      <w:r>
        <w:rPr>
          <w:rFonts w:hint="eastAsia"/>
          <w:color w:val="FF0000"/>
        </w:rPr>
        <w:t>2022</w:t>
      </w:r>
      <w:r>
        <w:rPr>
          <w:rFonts w:hint="eastAsia"/>
          <w:color w:val="FF0000"/>
        </w:rPr>
        <w:t>数据科学与大数据技术</w:t>
      </w:r>
      <w:r>
        <w:rPr>
          <w:rFonts w:hint="eastAsia"/>
          <w:color w:val="FF0000"/>
        </w:rPr>
        <w:t>2</w:t>
      </w:r>
      <w:r>
        <w:rPr>
          <w:rFonts w:hint="eastAsia"/>
          <w:color w:val="FF0000"/>
        </w:rPr>
        <w:t>班</w:t>
      </w:r>
      <w:r>
        <w:rPr>
          <w:rFonts w:hint="eastAsia"/>
          <w:color w:val="FF0000"/>
        </w:rPr>
        <w:t xml:space="preserve"> </w:t>
      </w:r>
      <w:r>
        <w:rPr>
          <w:rFonts w:hint="eastAsia"/>
          <w:color w:val="FF0000"/>
        </w:rPr>
        <w:t>中的一项。</w:t>
      </w:r>
    </w:p>
    <w:p w14:paraId="51C76A2E" w14:textId="77777777" w:rsidR="003339B6" w:rsidRDefault="00000000">
      <w:pPr>
        <w:ind w:firstLineChars="200" w:firstLine="420"/>
        <w:rPr>
          <w:color w:val="FF0000"/>
        </w:rPr>
      </w:pPr>
      <w:r>
        <w:rPr>
          <w:rFonts w:hint="eastAsia"/>
          <w:color w:val="FF0000"/>
        </w:rPr>
        <w:t>3.</w:t>
      </w:r>
      <w:r>
        <w:rPr>
          <w:rFonts w:hint="eastAsia"/>
          <w:color w:val="FF0000"/>
        </w:rPr>
        <w:t>红色字体仅作示例和说明作用，填写时需删除。其他说明部分，需删除。</w:t>
      </w:r>
    </w:p>
    <w:tbl>
      <w:tblPr>
        <w:tblW w:w="8505" w:type="dxa"/>
        <w:tblInd w:w="2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8505"/>
      </w:tblGrid>
      <w:tr w:rsidR="003339B6" w14:paraId="03D421D4" w14:textId="77777777">
        <w:trPr>
          <w:trHeight w:val="2170"/>
        </w:trPr>
        <w:tc>
          <w:tcPr>
            <w:tcW w:w="8505" w:type="dxa"/>
          </w:tcPr>
          <w:p w14:paraId="4219C43D" w14:textId="77777777" w:rsidR="003339B6" w:rsidRDefault="00000000">
            <w:pPr>
              <w:widowControl/>
              <w:jc w:val="left"/>
              <w:rPr>
                <w:rFonts w:cs="宋体"/>
                <w:color w:val="333333"/>
                <w:kern w:val="0"/>
              </w:rPr>
            </w:pPr>
            <w:r>
              <w:rPr>
                <w:rFonts w:cs="宋体" w:hint="eastAsia"/>
                <w:color w:val="333333"/>
                <w:kern w:val="0"/>
              </w:rPr>
              <w:t>1.</w:t>
            </w:r>
            <w:r>
              <w:rPr>
                <w:rFonts w:cs="宋体" w:hint="eastAsia"/>
                <w:color w:val="333333"/>
                <w:kern w:val="0"/>
              </w:rPr>
              <w:t>本课题研究目的及意义</w:t>
            </w:r>
          </w:p>
          <w:p w14:paraId="6CD0C5E8" w14:textId="77777777" w:rsidR="003339B6" w:rsidRDefault="003339B6">
            <w:pPr>
              <w:widowControl/>
              <w:jc w:val="left"/>
              <w:rPr>
                <w:rFonts w:cs="宋体"/>
                <w:color w:val="333333"/>
                <w:kern w:val="0"/>
              </w:rPr>
            </w:pPr>
          </w:p>
          <w:p w14:paraId="71973B41" w14:textId="77777777" w:rsidR="003339B6" w:rsidRDefault="003339B6">
            <w:pPr>
              <w:widowControl/>
              <w:jc w:val="left"/>
              <w:rPr>
                <w:rFonts w:cs="宋体"/>
                <w:color w:val="333333"/>
                <w:kern w:val="0"/>
              </w:rPr>
            </w:pPr>
          </w:p>
          <w:p w14:paraId="53EFFBFE" w14:textId="77777777" w:rsidR="003339B6" w:rsidRDefault="00000000">
            <w:pPr>
              <w:rPr>
                <w:rFonts w:cs="宋体"/>
              </w:rPr>
            </w:pPr>
            <w:r>
              <w:rPr>
                <w:rFonts w:cs="宋体" w:hint="eastAsia"/>
              </w:rPr>
              <w:t>根据论文（设计）研究内容填写，要求不少于</w:t>
            </w:r>
            <w:r>
              <w:rPr>
                <w:rFonts w:cs="宋体" w:hint="eastAsia"/>
              </w:rPr>
              <w:t>200</w:t>
            </w:r>
            <w:r>
              <w:rPr>
                <w:rFonts w:cs="宋体" w:hint="eastAsia"/>
              </w:rPr>
              <w:t>字。</w:t>
            </w:r>
          </w:p>
          <w:p w14:paraId="0558C5D2" w14:textId="77777777" w:rsidR="003339B6" w:rsidRDefault="003339B6">
            <w:pPr>
              <w:widowControl/>
              <w:jc w:val="left"/>
              <w:rPr>
                <w:rFonts w:cs="宋体"/>
                <w:color w:val="333333"/>
                <w:kern w:val="0"/>
              </w:rPr>
            </w:pPr>
          </w:p>
        </w:tc>
      </w:tr>
      <w:tr w:rsidR="003339B6" w14:paraId="21DD8D2C" w14:textId="77777777">
        <w:trPr>
          <w:trHeight w:val="2822"/>
        </w:trPr>
        <w:tc>
          <w:tcPr>
            <w:tcW w:w="8505" w:type="dxa"/>
          </w:tcPr>
          <w:p w14:paraId="3DD1F20C" w14:textId="77777777" w:rsidR="003339B6" w:rsidRDefault="00000000">
            <w:pPr>
              <w:widowControl/>
              <w:jc w:val="left"/>
              <w:rPr>
                <w:rFonts w:cs="宋体"/>
                <w:color w:val="333333"/>
                <w:kern w:val="0"/>
              </w:rPr>
            </w:pPr>
            <w:r>
              <w:rPr>
                <w:rFonts w:cs="宋体" w:hint="eastAsia"/>
                <w:color w:val="333333"/>
                <w:kern w:val="0"/>
              </w:rPr>
              <w:t>2.</w:t>
            </w:r>
            <w:r>
              <w:rPr>
                <w:rFonts w:cs="宋体" w:hint="eastAsia"/>
                <w:color w:val="333333"/>
                <w:kern w:val="0"/>
              </w:rPr>
              <w:t>本课题的研究内容和方法</w:t>
            </w:r>
          </w:p>
          <w:p w14:paraId="483D28C2" w14:textId="77777777" w:rsidR="003339B6" w:rsidRDefault="003339B6">
            <w:pPr>
              <w:widowControl/>
              <w:jc w:val="left"/>
              <w:rPr>
                <w:rFonts w:cs="宋体"/>
                <w:color w:val="333333"/>
                <w:kern w:val="0"/>
              </w:rPr>
            </w:pPr>
          </w:p>
          <w:p w14:paraId="3B74EA85" w14:textId="77777777" w:rsidR="003339B6" w:rsidRDefault="003339B6">
            <w:pPr>
              <w:widowControl/>
              <w:jc w:val="left"/>
              <w:rPr>
                <w:rFonts w:cs="宋体"/>
                <w:color w:val="333333"/>
                <w:kern w:val="0"/>
              </w:rPr>
            </w:pPr>
          </w:p>
          <w:p w14:paraId="03933D76" w14:textId="77777777" w:rsidR="003339B6" w:rsidRDefault="00000000">
            <w:pPr>
              <w:widowControl/>
              <w:jc w:val="left"/>
              <w:rPr>
                <w:rFonts w:cs="宋体"/>
                <w:color w:val="333333"/>
                <w:kern w:val="0"/>
              </w:rPr>
            </w:pPr>
            <w:r>
              <w:rPr>
                <w:rFonts w:cs="宋体" w:hint="eastAsia"/>
              </w:rPr>
              <w:t>要求不少于</w:t>
            </w:r>
            <w:r>
              <w:rPr>
                <w:rFonts w:cs="宋体" w:hint="eastAsia"/>
              </w:rPr>
              <w:t>200</w:t>
            </w:r>
            <w:r>
              <w:rPr>
                <w:rFonts w:cs="宋体" w:hint="eastAsia"/>
              </w:rPr>
              <w:t>字。</w:t>
            </w:r>
          </w:p>
          <w:p w14:paraId="35451C94" w14:textId="77777777" w:rsidR="003339B6" w:rsidRDefault="003339B6">
            <w:pPr>
              <w:widowControl/>
              <w:jc w:val="left"/>
              <w:rPr>
                <w:rFonts w:cs="宋体"/>
                <w:color w:val="333333"/>
                <w:kern w:val="0"/>
              </w:rPr>
            </w:pPr>
          </w:p>
        </w:tc>
      </w:tr>
      <w:tr w:rsidR="003339B6" w14:paraId="73AAD714" w14:textId="77777777">
        <w:trPr>
          <w:trHeight w:val="3044"/>
        </w:trPr>
        <w:tc>
          <w:tcPr>
            <w:tcW w:w="8505" w:type="dxa"/>
          </w:tcPr>
          <w:p w14:paraId="4C6A67AC" w14:textId="77777777" w:rsidR="003339B6" w:rsidRDefault="00000000">
            <w:pPr>
              <w:widowControl/>
              <w:jc w:val="left"/>
              <w:rPr>
                <w:rFonts w:cs="宋体"/>
                <w:color w:val="333333"/>
                <w:kern w:val="0"/>
              </w:rPr>
            </w:pPr>
            <w:r>
              <w:rPr>
                <w:rFonts w:cs="宋体" w:hint="eastAsia"/>
                <w:color w:val="333333"/>
                <w:kern w:val="0"/>
              </w:rPr>
              <w:lastRenderedPageBreak/>
              <w:t>3.</w:t>
            </w:r>
            <w:r>
              <w:rPr>
                <w:rFonts w:cs="宋体" w:hint="eastAsia"/>
                <w:color w:val="333333"/>
                <w:kern w:val="0"/>
              </w:rPr>
              <w:t>本课题的实行方案、进度及预期效果</w:t>
            </w:r>
          </w:p>
          <w:p w14:paraId="729A92A9" w14:textId="77777777" w:rsidR="003339B6" w:rsidRDefault="003339B6">
            <w:pPr>
              <w:widowControl/>
              <w:jc w:val="left"/>
              <w:rPr>
                <w:rFonts w:cs="宋体"/>
                <w:color w:val="333333"/>
                <w:kern w:val="0"/>
              </w:rPr>
            </w:pPr>
          </w:p>
          <w:p w14:paraId="5A6B9EB8" w14:textId="77777777" w:rsidR="003339B6" w:rsidRDefault="003339B6">
            <w:pPr>
              <w:widowControl/>
              <w:jc w:val="left"/>
              <w:rPr>
                <w:rFonts w:cs="宋体"/>
                <w:color w:val="333333"/>
                <w:kern w:val="0"/>
              </w:rPr>
            </w:pPr>
          </w:p>
          <w:p w14:paraId="6FA8C337" w14:textId="77777777" w:rsidR="003339B6" w:rsidRDefault="003339B6">
            <w:pPr>
              <w:rPr>
                <w:rFonts w:cs="宋体"/>
              </w:rPr>
            </w:pPr>
          </w:p>
          <w:p w14:paraId="548A83A6" w14:textId="77777777" w:rsidR="003339B6" w:rsidRDefault="003339B6">
            <w:pPr>
              <w:rPr>
                <w:rFonts w:cs="宋体"/>
              </w:rPr>
            </w:pPr>
          </w:p>
          <w:p w14:paraId="30146327" w14:textId="77777777" w:rsidR="003339B6" w:rsidRDefault="003339B6">
            <w:pPr>
              <w:rPr>
                <w:rFonts w:cs="宋体"/>
              </w:rPr>
            </w:pPr>
          </w:p>
          <w:p w14:paraId="27E63AF3" w14:textId="77777777" w:rsidR="003339B6" w:rsidRDefault="00000000">
            <w:pPr>
              <w:widowControl/>
              <w:jc w:val="left"/>
              <w:rPr>
                <w:rFonts w:cs="宋体"/>
                <w:color w:val="333333"/>
                <w:kern w:val="0"/>
              </w:rPr>
            </w:pPr>
            <w:r>
              <w:rPr>
                <w:rFonts w:cs="宋体" w:hint="eastAsia"/>
              </w:rPr>
              <w:t>要求不少于</w:t>
            </w:r>
            <w:r>
              <w:rPr>
                <w:rFonts w:cs="宋体" w:hint="eastAsia"/>
              </w:rPr>
              <w:t>200</w:t>
            </w:r>
            <w:r>
              <w:rPr>
                <w:rFonts w:cs="宋体" w:hint="eastAsia"/>
              </w:rPr>
              <w:t>字。</w:t>
            </w:r>
          </w:p>
          <w:p w14:paraId="179A0A0C" w14:textId="77777777" w:rsidR="003339B6" w:rsidRDefault="003339B6">
            <w:pPr>
              <w:rPr>
                <w:rFonts w:cs="宋体"/>
              </w:rPr>
            </w:pPr>
          </w:p>
          <w:p w14:paraId="332448CC" w14:textId="77777777" w:rsidR="003339B6" w:rsidRDefault="003339B6">
            <w:pPr>
              <w:rPr>
                <w:rFonts w:cs="宋体"/>
              </w:rPr>
            </w:pPr>
          </w:p>
          <w:p w14:paraId="20B90096" w14:textId="77777777" w:rsidR="003339B6" w:rsidRDefault="003339B6">
            <w:pPr>
              <w:rPr>
                <w:rFonts w:cs="宋体"/>
              </w:rPr>
            </w:pPr>
          </w:p>
          <w:p w14:paraId="4D51755C" w14:textId="77777777" w:rsidR="003339B6" w:rsidRDefault="003339B6">
            <w:pPr>
              <w:widowControl/>
              <w:jc w:val="left"/>
              <w:rPr>
                <w:rFonts w:cs="宋体"/>
                <w:color w:val="333333"/>
                <w:kern w:val="0"/>
              </w:rPr>
            </w:pPr>
          </w:p>
        </w:tc>
      </w:tr>
      <w:tr w:rsidR="003339B6" w14:paraId="5641ED4B" w14:textId="77777777">
        <w:trPr>
          <w:trHeight w:val="2707"/>
        </w:trPr>
        <w:tc>
          <w:tcPr>
            <w:tcW w:w="8505" w:type="dxa"/>
          </w:tcPr>
          <w:p w14:paraId="1EAE38D1" w14:textId="77777777" w:rsidR="003339B6" w:rsidRDefault="00000000">
            <w:pPr>
              <w:widowControl/>
              <w:jc w:val="left"/>
              <w:rPr>
                <w:rFonts w:cs="宋体"/>
                <w:color w:val="333333"/>
                <w:kern w:val="0"/>
              </w:rPr>
            </w:pPr>
            <w:r>
              <w:rPr>
                <w:rFonts w:cs="宋体" w:hint="eastAsia"/>
                <w:color w:val="333333"/>
                <w:kern w:val="0"/>
              </w:rPr>
              <w:t>4.</w:t>
            </w:r>
            <w:r>
              <w:rPr>
                <w:rFonts w:cs="宋体" w:hint="eastAsia"/>
                <w:color w:val="333333"/>
                <w:kern w:val="0"/>
              </w:rPr>
              <w:t>文献资料</w:t>
            </w:r>
            <w:r>
              <w:rPr>
                <w:rFonts w:cs="宋体" w:hint="eastAsia"/>
                <w:color w:val="333333"/>
                <w:kern w:val="0"/>
              </w:rPr>
              <w:t>(</w:t>
            </w:r>
            <w:r>
              <w:rPr>
                <w:rFonts w:cs="宋体" w:hint="eastAsia"/>
                <w:color w:val="333333"/>
                <w:kern w:val="0"/>
              </w:rPr>
              <w:t>书籍、学术论文、网络资料等</w:t>
            </w:r>
            <w:r>
              <w:rPr>
                <w:rFonts w:cs="宋体" w:hint="eastAsia"/>
                <w:color w:val="333333"/>
                <w:kern w:val="0"/>
              </w:rPr>
              <w:t>)</w:t>
            </w:r>
          </w:p>
          <w:p w14:paraId="12C99B96" w14:textId="77777777" w:rsidR="003339B6" w:rsidRDefault="003339B6">
            <w:pPr>
              <w:widowControl/>
              <w:jc w:val="left"/>
              <w:rPr>
                <w:rFonts w:cs="宋体"/>
                <w:color w:val="333333"/>
                <w:kern w:val="0"/>
              </w:rPr>
            </w:pPr>
          </w:p>
          <w:p w14:paraId="41B35111" w14:textId="77777777" w:rsidR="003339B6" w:rsidRDefault="003339B6">
            <w:pPr>
              <w:widowControl/>
              <w:jc w:val="left"/>
              <w:rPr>
                <w:rFonts w:cs="宋体"/>
                <w:color w:val="333333"/>
                <w:kern w:val="0"/>
              </w:rPr>
            </w:pPr>
          </w:p>
          <w:p w14:paraId="2413710B" w14:textId="77777777" w:rsidR="003339B6" w:rsidRDefault="003339B6">
            <w:pPr>
              <w:widowControl/>
              <w:jc w:val="left"/>
              <w:rPr>
                <w:rFonts w:cs="宋体"/>
                <w:color w:val="333333"/>
                <w:kern w:val="0"/>
              </w:rPr>
            </w:pPr>
          </w:p>
          <w:p w14:paraId="79383893" w14:textId="77777777" w:rsidR="003339B6" w:rsidRDefault="003339B6">
            <w:pPr>
              <w:widowControl/>
              <w:jc w:val="left"/>
              <w:rPr>
                <w:rFonts w:cs="宋体"/>
                <w:color w:val="333333"/>
                <w:kern w:val="0"/>
              </w:rPr>
            </w:pPr>
          </w:p>
          <w:p w14:paraId="28BE9881" w14:textId="77777777" w:rsidR="003339B6" w:rsidRDefault="00000000">
            <w:pPr>
              <w:widowControl/>
              <w:jc w:val="left"/>
              <w:rPr>
                <w:rFonts w:cs="宋体"/>
                <w:color w:val="333333"/>
                <w:kern w:val="0"/>
              </w:rPr>
            </w:pPr>
            <w:r>
              <w:rPr>
                <w:rFonts w:cs="宋体" w:hint="eastAsia"/>
              </w:rPr>
              <w:t>要求不少于</w:t>
            </w:r>
            <w:r>
              <w:rPr>
                <w:rFonts w:cs="宋体" w:hint="eastAsia"/>
              </w:rPr>
              <w:t>10</w:t>
            </w:r>
            <w:r>
              <w:rPr>
                <w:rFonts w:cs="宋体" w:hint="eastAsia"/>
              </w:rPr>
              <w:t>篇，其中至少包含一篇英文文献。</w:t>
            </w:r>
          </w:p>
        </w:tc>
      </w:tr>
      <w:tr w:rsidR="003339B6" w14:paraId="2BFFF931" w14:textId="77777777">
        <w:trPr>
          <w:trHeight w:val="2965"/>
        </w:trPr>
        <w:tc>
          <w:tcPr>
            <w:tcW w:w="8505" w:type="dxa"/>
          </w:tcPr>
          <w:p w14:paraId="5DD8A1B0" w14:textId="77777777" w:rsidR="003339B6" w:rsidRDefault="00000000">
            <w:pPr>
              <w:widowControl/>
              <w:jc w:val="left"/>
              <w:rPr>
                <w:rFonts w:cs="宋体"/>
                <w:color w:val="333333"/>
                <w:kern w:val="0"/>
              </w:rPr>
            </w:pPr>
            <w:r>
              <w:rPr>
                <w:rFonts w:cs="宋体" w:hint="eastAsia"/>
                <w:color w:val="333333"/>
                <w:kern w:val="0"/>
              </w:rPr>
              <w:t>指导教师意见</w:t>
            </w:r>
          </w:p>
          <w:p w14:paraId="102BFDED" w14:textId="77777777" w:rsidR="003339B6" w:rsidRDefault="00000000">
            <w:pPr>
              <w:widowControl/>
              <w:jc w:val="left"/>
              <w:rPr>
                <w:rFonts w:cs="宋体"/>
                <w:color w:val="333333"/>
                <w:kern w:val="0"/>
              </w:rPr>
            </w:pPr>
            <w:r>
              <w:rPr>
                <w:rFonts w:cs="宋体" w:hint="eastAsia"/>
                <w:color w:val="333333"/>
                <w:kern w:val="0"/>
              </w:rPr>
              <w:t xml:space="preserve">    </w:t>
            </w:r>
            <w:r>
              <w:rPr>
                <w:rFonts w:cs="宋体" w:hint="eastAsia"/>
                <w:color w:val="333333"/>
                <w:kern w:val="0"/>
              </w:rPr>
              <w:t>参考模板：该生对</w:t>
            </w:r>
            <w:r>
              <w:rPr>
                <w:rFonts w:cs="宋体" w:hint="eastAsia"/>
                <w:color w:val="FF0000"/>
                <w:kern w:val="0"/>
              </w:rPr>
              <w:t>某某</w:t>
            </w:r>
            <w:r>
              <w:rPr>
                <w:rFonts w:cs="宋体" w:hint="eastAsia"/>
                <w:color w:val="333333"/>
                <w:kern w:val="0"/>
              </w:rPr>
              <w:t>选题与老师进行了充分讨论，参考了</w:t>
            </w:r>
            <w:proofErr w:type="gramStart"/>
            <w:r>
              <w:rPr>
                <w:rFonts w:cs="宋体" w:hint="eastAsia"/>
                <w:color w:val="FF0000"/>
                <w:kern w:val="0"/>
              </w:rPr>
              <w:t>某某</w:t>
            </w:r>
            <w:r>
              <w:rPr>
                <w:rFonts w:cs="宋体" w:hint="eastAsia"/>
                <w:color w:val="333333"/>
                <w:kern w:val="0"/>
              </w:rPr>
              <w:t>领域</w:t>
            </w:r>
            <w:proofErr w:type="gramEnd"/>
            <w:r>
              <w:rPr>
                <w:rFonts w:cs="宋体" w:hint="eastAsia"/>
                <w:color w:val="333333"/>
                <w:kern w:val="0"/>
              </w:rPr>
              <w:t>许多文献，具有一定的</w:t>
            </w:r>
            <w:r>
              <w:rPr>
                <w:rFonts w:cs="宋体" w:hint="eastAsia"/>
                <w:color w:val="FF0000"/>
                <w:kern w:val="0"/>
              </w:rPr>
              <w:t>理论意义（或实用价值）</w:t>
            </w:r>
            <w:r>
              <w:rPr>
                <w:rFonts w:cs="宋体" w:hint="eastAsia"/>
                <w:color w:val="333333"/>
                <w:kern w:val="0"/>
              </w:rPr>
              <w:t>。本选题是学生所学专业知识的延续，符合学生专业发展方向。</w:t>
            </w:r>
            <w:r>
              <w:rPr>
                <w:rFonts w:cs="宋体" w:hint="eastAsia"/>
                <w:color w:val="FF0000"/>
                <w:kern w:val="0"/>
              </w:rPr>
              <w:t>某某</w:t>
            </w:r>
            <w:r>
              <w:rPr>
                <w:rFonts w:cs="宋体" w:hint="eastAsia"/>
                <w:color w:val="333333"/>
                <w:kern w:val="0"/>
              </w:rPr>
              <w:t>研究方法可行，研究计划合理，难度合适，学生能够在预定时间内完成该</w:t>
            </w:r>
            <w:r>
              <w:rPr>
                <w:rFonts w:cs="宋体" w:hint="eastAsia"/>
                <w:color w:val="FF0000"/>
                <w:kern w:val="0"/>
              </w:rPr>
              <w:t>论文（或设计）</w:t>
            </w:r>
            <w:r>
              <w:rPr>
                <w:rFonts w:cs="宋体" w:hint="eastAsia"/>
                <w:color w:val="333333"/>
                <w:kern w:val="0"/>
              </w:rPr>
              <w:t>的工作。</w:t>
            </w:r>
          </w:p>
          <w:p w14:paraId="46F4476F" w14:textId="77777777" w:rsidR="003339B6" w:rsidRDefault="00000000">
            <w:pPr>
              <w:widowControl/>
              <w:ind w:firstLineChars="200" w:firstLine="420"/>
              <w:jc w:val="left"/>
              <w:rPr>
                <w:rFonts w:cs="宋体"/>
                <w:color w:val="333333"/>
                <w:kern w:val="0"/>
              </w:rPr>
            </w:pPr>
            <w:r>
              <w:rPr>
                <w:rFonts w:cs="宋体" w:hint="eastAsia"/>
                <w:color w:val="333333"/>
                <w:kern w:val="0"/>
              </w:rPr>
              <w:t>同意开题。</w:t>
            </w:r>
            <w:r>
              <w:rPr>
                <w:rFonts w:cs="宋体" w:hint="eastAsia"/>
                <w:color w:val="333333"/>
                <w:kern w:val="0"/>
              </w:rPr>
              <w:t xml:space="preserve">                      </w:t>
            </w:r>
            <w:r>
              <w:rPr>
                <w:rFonts w:cs="宋体" w:hint="eastAsia"/>
                <w:color w:val="333333"/>
                <w:kern w:val="0"/>
              </w:rPr>
              <w:t xml:space="preserve">　</w:t>
            </w:r>
          </w:p>
          <w:p w14:paraId="3E13656D" w14:textId="77777777" w:rsidR="003339B6" w:rsidRDefault="003339B6">
            <w:pPr>
              <w:widowControl/>
              <w:jc w:val="left"/>
              <w:rPr>
                <w:rFonts w:cs="宋体"/>
                <w:color w:val="333333"/>
                <w:kern w:val="0"/>
              </w:rPr>
            </w:pPr>
          </w:p>
          <w:p w14:paraId="5D0A1374" w14:textId="77777777" w:rsidR="003339B6" w:rsidRDefault="00000000">
            <w:pPr>
              <w:widowControl/>
              <w:jc w:val="left"/>
              <w:rPr>
                <w:rFonts w:cs="宋体"/>
                <w:color w:val="FF0000"/>
                <w:kern w:val="0"/>
              </w:rPr>
            </w:pPr>
            <w:r>
              <w:rPr>
                <w:rFonts w:cs="宋体" w:hint="eastAsia"/>
                <w:color w:val="FF0000"/>
                <w:kern w:val="0"/>
              </w:rPr>
              <w:t>注：论文和设计二选</w:t>
            </w:r>
            <w:proofErr w:type="gramStart"/>
            <w:r>
              <w:rPr>
                <w:rFonts w:cs="宋体" w:hint="eastAsia"/>
                <w:color w:val="FF0000"/>
                <w:kern w:val="0"/>
              </w:rPr>
              <w:t>一</w:t>
            </w:r>
            <w:proofErr w:type="gramEnd"/>
            <w:r>
              <w:rPr>
                <w:rFonts w:cs="宋体" w:hint="eastAsia"/>
                <w:color w:val="FF0000"/>
                <w:kern w:val="0"/>
              </w:rPr>
              <w:t>。若选论文就把设计去掉。若</w:t>
            </w:r>
            <w:proofErr w:type="gramStart"/>
            <w:r>
              <w:rPr>
                <w:rFonts w:cs="宋体" w:hint="eastAsia"/>
                <w:color w:val="FF0000"/>
                <w:kern w:val="0"/>
              </w:rPr>
              <w:t>选设计</w:t>
            </w:r>
            <w:proofErr w:type="gramEnd"/>
            <w:r>
              <w:rPr>
                <w:rFonts w:cs="宋体" w:hint="eastAsia"/>
                <w:color w:val="FF0000"/>
                <w:kern w:val="0"/>
              </w:rPr>
              <w:t>就把论文去掉。</w:t>
            </w:r>
          </w:p>
          <w:p w14:paraId="0B6413F5" w14:textId="77777777" w:rsidR="003339B6" w:rsidRDefault="003339B6">
            <w:pPr>
              <w:widowControl/>
              <w:jc w:val="left"/>
              <w:rPr>
                <w:rFonts w:cs="宋体"/>
                <w:color w:val="333333"/>
                <w:kern w:val="0"/>
              </w:rPr>
            </w:pPr>
          </w:p>
          <w:p w14:paraId="3DBC4F71" w14:textId="77777777" w:rsidR="003339B6" w:rsidRDefault="00000000">
            <w:pPr>
              <w:widowControl/>
              <w:ind w:firstLineChars="2000" w:firstLine="4200"/>
              <w:jc w:val="left"/>
              <w:rPr>
                <w:rFonts w:cs="宋体"/>
                <w:color w:val="333333"/>
                <w:kern w:val="0"/>
              </w:rPr>
            </w:pPr>
            <w:r>
              <w:rPr>
                <w:rFonts w:cs="宋体" w:hint="eastAsia"/>
                <w:color w:val="333333"/>
                <w:kern w:val="0"/>
              </w:rPr>
              <w:t>指导教师：</w:t>
            </w:r>
          </w:p>
          <w:p w14:paraId="067758E5" w14:textId="77777777" w:rsidR="003339B6" w:rsidRDefault="00000000">
            <w:pPr>
              <w:widowControl/>
              <w:jc w:val="left"/>
              <w:rPr>
                <w:rFonts w:cs="宋体"/>
                <w:color w:val="333333"/>
                <w:kern w:val="0"/>
              </w:rPr>
            </w:pPr>
            <w:r>
              <w:rPr>
                <w:rFonts w:cs="宋体" w:hint="eastAsia"/>
                <w:color w:val="333333"/>
                <w:kern w:val="0"/>
              </w:rPr>
              <w:t xml:space="preserve">                                             2025</w:t>
            </w:r>
            <w:r>
              <w:rPr>
                <w:rFonts w:cs="宋体" w:hint="eastAsia"/>
                <w:color w:val="333333"/>
                <w:kern w:val="0"/>
              </w:rPr>
              <w:t>年</w:t>
            </w:r>
            <w:r>
              <w:rPr>
                <w:rFonts w:cs="宋体" w:hint="eastAsia"/>
                <w:color w:val="333333"/>
                <w:kern w:val="0"/>
              </w:rPr>
              <w:t>11</w:t>
            </w:r>
            <w:r>
              <w:rPr>
                <w:rFonts w:cs="宋体" w:hint="eastAsia"/>
                <w:color w:val="333333"/>
                <w:kern w:val="0"/>
              </w:rPr>
              <w:t>月</w:t>
            </w:r>
            <w:r>
              <w:rPr>
                <w:rFonts w:cs="宋体" w:hint="eastAsia"/>
                <w:color w:val="333333"/>
                <w:kern w:val="0"/>
              </w:rPr>
              <w:t xml:space="preserve"> 15 </w:t>
            </w:r>
            <w:r>
              <w:rPr>
                <w:rFonts w:cs="宋体" w:hint="eastAsia"/>
                <w:color w:val="333333"/>
                <w:kern w:val="0"/>
              </w:rPr>
              <w:t>日</w:t>
            </w:r>
          </w:p>
        </w:tc>
      </w:tr>
      <w:tr w:rsidR="003339B6" w14:paraId="532AC359" w14:textId="77777777">
        <w:trPr>
          <w:trHeight w:val="260"/>
        </w:trPr>
        <w:tc>
          <w:tcPr>
            <w:tcW w:w="8505" w:type="dxa"/>
          </w:tcPr>
          <w:p w14:paraId="43CD161D" w14:textId="77777777" w:rsidR="003339B6" w:rsidRDefault="00000000">
            <w:pPr>
              <w:widowControl/>
              <w:rPr>
                <w:rFonts w:cs="宋体"/>
                <w:color w:val="333333"/>
                <w:kern w:val="0"/>
              </w:rPr>
            </w:pPr>
            <w:r>
              <w:rPr>
                <w:rFonts w:cs="宋体" w:hint="eastAsia"/>
                <w:color w:val="333333"/>
                <w:kern w:val="0"/>
              </w:rPr>
              <w:t>院</w:t>
            </w:r>
            <w:r>
              <w:rPr>
                <w:rFonts w:cs="宋体" w:hint="eastAsia"/>
                <w:color w:val="333333"/>
                <w:kern w:val="0"/>
              </w:rPr>
              <w:t>(</w:t>
            </w:r>
            <w:r>
              <w:rPr>
                <w:rFonts w:cs="宋体" w:hint="eastAsia"/>
                <w:color w:val="333333"/>
                <w:kern w:val="0"/>
              </w:rPr>
              <w:t>系</w:t>
            </w:r>
            <w:r>
              <w:rPr>
                <w:rFonts w:cs="宋体" w:hint="eastAsia"/>
                <w:color w:val="333333"/>
                <w:kern w:val="0"/>
              </w:rPr>
              <w:t>)</w:t>
            </w:r>
            <w:r>
              <w:rPr>
                <w:rFonts w:cs="宋体" w:hint="eastAsia"/>
                <w:color w:val="333333"/>
                <w:kern w:val="0"/>
              </w:rPr>
              <w:t>审查意见</w:t>
            </w:r>
          </w:p>
          <w:p w14:paraId="53D82BFF" w14:textId="77777777" w:rsidR="003339B6" w:rsidRDefault="00000000">
            <w:pPr>
              <w:widowControl/>
              <w:rPr>
                <w:rFonts w:cs="宋体"/>
                <w:color w:val="333333"/>
                <w:kern w:val="0"/>
              </w:rPr>
            </w:pPr>
            <w:r>
              <w:rPr>
                <w:rFonts w:cs="宋体" w:hint="eastAsia"/>
                <w:color w:val="333333"/>
                <w:kern w:val="0"/>
              </w:rPr>
              <w:t xml:space="preserve">    </w:t>
            </w:r>
          </w:p>
          <w:p w14:paraId="206CB705" w14:textId="77777777" w:rsidR="003339B6" w:rsidRDefault="00000000">
            <w:pPr>
              <w:widowControl/>
              <w:rPr>
                <w:rFonts w:cs="宋体"/>
                <w:color w:val="333333"/>
                <w:kern w:val="0"/>
              </w:rPr>
            </w:pPr>
            <w:r>
              <w:rPr>
                <w:rFonts w:cs="宋体" w:hint="eastAsia"/>
                <w:color w:val="333333"/>
                <w:kern w:val="0"/>
              </w:rPr>
              <w:t xml:space="preserve">                </w:t>
            </w:r>
            <w:r>
              <w:rPr>
                <w:rFonts w:cs="宋体" w:hint="eastAsia"/>
                <w:color w:val="333333"/>
                <w:kern w:val="0"/>
              </w:rPr>
              <w:t>同意开题。</w:t>
            </w:r>
          </w:p>
          <w:p w14:paraId="43FD11CE" w14:textId="77777777" w:rsidR="003339B6" w:rsidRDefault="003339B6">
            <w:pPr>
              <w:widowControl/>
              <w:rPr>
                <w:rFonts w:cs="宋体"/>
                <w:color w:val="333333"/>
                <w:kern w:val="0"/>
              </w:rPr>
            </w:pPr>
          </w:p>
          <w:p w14:paraId="385C21AB" w14:textId="77777777" w:rsidR="003339B6" w:rsidRDefault="00000000">
            <w:pPr>
              <w:widowControl/>
              <w:rPr>
                <w:rFonts w:cs="宋体"/>
                <w:color w:val="333333"/>
                <w:kern w:val="0"/>
              </w:rPr>
            </w:pPr>
            <w:r>
              <w:rPr>
                <w:rFonts w:cs="宋体" w:hint="eastAsia"/>
                <w:color w:val="333333"/>
                <w:kern w:val="0"/>
              </w:rPr>
              <w:t xml:space="preserve">                                            </w:t>
            </w:r>
            <w:r>
              <w:rPr>
                <w:rFonts w:cs="宋体" w:hint="eastAsia"/>
                <w:color w:val="333333"/>
                <w:kern w:val="0"/>
              </w:rPr>
              <w:t>系主任：</w:t>
            </w:r>
          </w:p>
          <w:p w14:paraId="131863D6" w14:textId="77777777" w:rsidR="003339B6" w:rsidRDefault="00000000">
            <w:pPr>
              <w:widowControl/>
              <w:ind w:firstLineChars="2200" w:firstLine="4620"/>
              <w:rPr>
                <w:rFonts w:cs="宋体"/>
                <w:color w:val="333333"/>
                <w:kern w:val="0"/>
              </w:rPr>
            </w:pPr>
            <w:r>
              <w:rPr>
                <w:rFonts w:cs="宋体" w:hint="eastAsia"/>
                <w:color w:val="333333"/>
                <w:kern w:val="0"/>
              </w:rPr>
              <w:t>2025</w:t>
            </w:r>
            <w:r>
              <w:rPr>
                <w:rFonts w:cs="宋体" w:hint="eastAsia"/>
                <w:color w:val="333333"/>
                <w:kern w:val="0"/>
              </w:rPr>
              <w:t>年</w:t>
            </w:r>
            <w:r>
              <w:rPr>
                <w:rFonts w:cs="宋体" w:hint="eastAsia"/>
                <w:color w:val="333333"/>
                <w:kern w:val="0"/>
              </w:rPr>
              <w:t xml:space="preserve">11 </w:t>
            </w:r>
            <w:r>
              <w:rPr>
                <w:rFonts w:cs="宋体" w:hint="eastAsia"/>
                <w:color w:val="333333"/>
                <w:kern w:val="0"/>
              </w:rPr>
              <w:t>月</w:t>
            </w:r>
            <w:r>
              <w:rPr>
                <w:rFonts w:cs="宋体" w:hint="eastAsia"/>
                <w:color w:val="333333"/>
                <w:kern w:val="0"/>
              </w:rPr>
              <w:t xml:space="preserve"> 17 </w:t>
            </w:r>
            <w:r>
              <w:rPr>
                <w:rFonts w:cs="宋体" w:hint="eastAsia"/>
                <w:color w:val="333333"/>
                <w:kern w:val="0"/>
              </w:rPr>
              <w:t>日</w:t>
            </w:r>
          </w:p>
        </w:tc>
      </w:tr>
    </w:tbl>
    <w:p w14:paraId="10C4AD58" w14:textId="77777777" w:rsidR="003339B6" w:rsidRDefault="00000000">
      <w:pPr>
        <w:pageBreakBefore/>
        <w:spacing w:line="400" w:lineRule="exact"/>
        <w:ind w:firstLineChars="200" w:firstLine="643"/>
        <w:outlineLvl w:val="0"/>
        <w:rPr>
          <w:b/>
          <w:bCs/>
          <w:color w:val="000000"/>
          <w:sz w:val="32"/>
          <w:szCs w:val="32"/>
          <w:shd w:val="clear" w:color="auto" w:fill="FFFFFF"/>
        </w:rPr>
      </w:pPr>
      <w:bookmarkStart w:id="208" w:name="_Toc17945"/>
      <w:r>
        <w:rPr>
          <w:rFonts w:hint="eastAsia"/>
          <w:b/>
          <w:bCs/>
          <w:color w:val="000000"/>
          <w:sz w:val="32"/>
          <w:szCs w:val="32"/>
          <w:shd w:val="clear" w:color="auto" w:fill="FFFFFF"/>
        </w:rPr>
        <w:lastRenderedPageBreak/>
        <w:t>附录</w:t>
      </w:r>
      <w:r>
        <w:rPr>
          <w:rFonts w:hint="eastAsia"/>
          <w:b/>
          <w:bCs/>
          <w:color w:val="000000"/>
          <w:sz w:val="32"/>
          <w:szCs w:val="32"/>
          <w:shd w:val="clear" w:color="auto" w:fill="FFFFFF"/>
        </w:rPr>
        <w:t xml:space="preserve">G </w:t>
      </w:r>
      <w:r>
        <w:rPr>
          <w:rFonts w:hint="eastAsia"/>
          <w:b/>
          <w:bCs/>
          <w:color w:val="000000"/>
          <w:sz w:val="32"/>
          <w:szCs w:val="32"/>
          <w:shd w:val="clear" w:color="auto" w:fill="FFFFFF"/>
        </w:rPr>
        <w:t>中期检查</w:t>
      </w:r>
      <w:bookmarkEnd w:id="208"/>
    </w:p>
    <w:p w14:paraId="746CACD6" w14:textId="77777777" w:rsidR="003339B6" w:rsidRDefault="00000000">
      <w:pPr>
        <w:keepNext/>
        <w:spacing w:before="312" w:afterLines="50" w:after="161"/>
        <w:jc w:val="center"/>
        <w:rPr>
          <w:rFonts w:ascii="黑体" w:eastAsia="黑体" w:hAnsi="黑体" w:cs="宋体" w:hint="eastAsia"/>
          <w:spacing w:val="-12"/>
          <w:sz w:val="30"/>
          <w:szCs w:val="30"/>
        </w:rPr>
      </w:pPr>
      <w:r>
        <w:rPr>
          <w:rFonts w:ascii="黑体" w:eastAsia="黑体" w:hAnsi="黑体" w:cs="宋体" w:hint="eastAsia"/>
          <w:spacing w:val="-12"/>
          <w:sz w:val="30"/>
          <w:szCs w:val="30"/>
        </w:rPr>
        <w:t>湘潭大学数学与计算科学学院本科毕业论文（设计）中期检查报告</w:t>
      </w:r>
    </w:p>
    <w:p w14:paraId="4A2CF9E9" w14:textId="77777777" w:rsidR="003339B6" w:rsidRDefault="00000000">
      <w:pPr>
        <w:rPr>
          <w:rFonts w:cs="宋体"/>
        </w:rPr>
      </w:pPr>
      <w:r>
        <w:rPr>
          <w:rFonts w:cs="宋体" w:hint="eastAsia"/>
        </w:rPr>
        <w:t>专业：</w:t>
      </w:r>
      <w:r>
        <w:rPr>
          <w:rFonts w:cs="宋体" w:hint="eastAsia"/>
          <w:color w:val="FF0000"/>
        </w:rPr>
        <w:t>统计学</w:t>
      </w:r>
      <w:r>
        <w:rPr>
          <w:rFonts w:cs="宋体" w:hint="eastAsia"/>
        </w:rPr>
        <w:t xml:space="preserve">                             </w:t>
      </w:r>
      <w:r>
        <w:rPr>
          <w:rFonts w:cs="宋体" w:hint="eastAsia"/>
        </w:rPr>
        <w:t>班级：</w:t>
      </w:r>
      <w:r>
        <w:rPr>
          <w:rFonts w:cs="宋体" w:hint="eastAsia"/>
          <w:color w:val="FF0000"/>
        </w:rPr>
        <w:t>2022</w:t>
      </w:r>
      <w:r>
        <w:rPr>
          <w:rFonts w:cs="宋体" w:hint="eastAsia"/>
          <w:color w:val="FF0000"/>
        </w:rPr>
        <w:t>统计学</w:t>
      </w:r>
      <w:r>
        <w:rPr>
          <w:rFonts w:cs="宋体" w:hint="eastAsia"/>
          <w:color w:val="FF0000"/>
        </w:rPr>
        <w:t>1</w:t>
      </w:r>
      <w:r>
        <w:rPr>
          <w:rFonts w:cs="宋体" w:hint="eastAsia"/>
          <w:color w:val="FF0000"/>
        </w:rPr>
        <w:t>班</w:t>
      </w:r>
    </w:p>
    <w:p w14:paraId="53132FDF" w14:textId="77777777" w:rsidR="003339B6" w:rsidRDefault="00000000">
      <w:pPr>
        <w:ind w:firstLineChars="200" w:firstLine="260"/>
        <w:rPr>
          <w:color w:val="FF0000"/>
          <w:sz w:val="18"/>
          <w:szCs w:val="21"/>
        </w:rPr>
      </w:pPr>
      <w:r>
        <w:rPr>
          <w:rFonts w:hint="eastAsia"/>
          <w:color w:val="FF0000"/>
          <w:sz w:val="13"/>
          <w:szCs w:val="16"/>
        </w:rPr>
        <w:t>注：</w:t>
      </w:r>
      <w:r>
        <w:rPr>
          <w:rFonts w:hint="eastAsia"/>
          <w:color w:val="FF0000"/>
          <w:sz w:val="13"/>
          <w:szCs w:val="16"/>
        </w:rPr>
        <w:t xml:space="preserve">1. </w:t>
      </w:r>
      <w:r>
        <w:rPr>
          <w:rFonts w:hint="eastAsia"/>
          <w:color w:val="FF0000"/>
          <w:sz w:val="18"/>
          <w:szCs w:val="21"/>
        </w:rPr>
        <w:t>专业只能填</w:t>
      </w:r>
      <w:r>
        <w:rPr>
          <w:rFonts w:hint="eastAsia"/>
          <w:color w:val="FF0000"/>
          <w:sz w:val="18"/>
          <w:szCs w:val="21"/>
        </w:rPr>
        <w:t xml:space="preserve"> </w:t>
      </w:r>
      <w:r>
        <w:rPr>
          <w:rFonts w:hint="eastAsia"/>
          <w:color w:val="FF0000"/>
          <w:sz w:val="18"/>
          <w:szCs w:val="21"/>
        </w:rPr>
        <w:t>数学与应用数学、统计学、数学类（</w:t>
      </w:r>
      <w:proofErr w:type="gramStart"/>
      <w:r>
        <w:rPr>
          <w:rFonts w:hint="eastAsia"/>
          <w:color w:val="FF0000"/>
          <w:sz w:val="18"/>
          <w:szCs w:val="21"/>
        </w:rPr>
        <w:t>韶</w:t>
      </w:r>
      <w:proofErr w:type="gramEnd"/>
      <w:r>
        <w:rPr>
          <w:rFonts w:hint="eastAsia"/>
          <w:color w:val="FF0000"/>
          <w:sz w:val="18"/>
          <w:szCs w:val="21"/>
        </w:rPr>
        <w:t>峰班）、信息与计算科学、数据科学与大数据技术</w:t>
      </w:r>
      <w:r>
        <w:rPr>
          <w:rFonts w:hint="eastAsia"/>
          <w:color w:val="FF0000"/>
          <w:sz w:val="18"/>
          <w:szCs w:val="21"/>
        </w:rPr>
        <w:t xml:space="preserve"> </w:t>
      </w:r>
      <w:r>
        <w:rPr>
          <w:rFonts w:hint="eastAsia"/>
          <w:color w:val="FF0000"/>
          <w:sz w:val="18"/>
          <w:szCs w:val="21"/>
        </w:rPr>
        <w:t>中的一项；</w:t>
      </w:r>
    </w:p>
    <w:p w14:paraId="799D60C7" w14:textId="77777777" w:rsidR="003339B6" w:rsidRDefault="00000000">
      <w:pPr>
        <w:ind w:firstLineChars="200" w:firstLine="360"/>
        <w:rPr>
          <w:color w:val="FF0000"/>
          <w:sz w:val="18"/>
          <w:szCs w:val="21"/>
        </w:rPr>
      </w:pPr>
      <w:r>
        <w:rPr>
          <w:rFonts w:hint="eastAsia"/>
          <w:color w:val="FF0000"/>
          <w:sz w:val="18"/>
          <w:szCs w:val="21"/>
        </w:rPr>
        <w:t>2.</w:t>
      </w:r>
      <w:r>
        <w:rPr>
          <w:rFonts w:hint="eastAsia"/>
          <w:color w:val="FF0000"/>
          <w:sz w:val="18"/>
          <w:szCs w:val="21"/>
        </w:rPr>
        <w:t>班级只能填</w:t>
      </w:r>
      <w:r>
        <w:rPr>
          <w:rFonts w:hint="eastAsia"/>
          <w:color w:val="FF0000"/>
          <w:sz w:val="18"/>
          <w:szCs w:val="21"/>
        </w:rPr>
        <w:t xml:space="preserve"> 2022</w:t>
      </w:r>
      <w:r>
        <w:rPr>
          <w:rFonts w:hint="eastAsia"/>
          <w:color w:val="FF0000"/>
          <w:sz w:val="18"/>
          <w:szCs w:val="21"/>
        </w:rPr>
        <w:t>数学与应用数学</w:t>
      </w:r>
      <w:r>
        <w:rPr>
          <w:rFonts w:hint="eastAsia"/>
          <w:color w:val="FF0000"/>
          <w:sz w:val="18"/>
          <w:szCs w:val="21"/>
        </w:rPr>
        <w:t>1</w:t>
      </w:r>
      <w:r>
        <w:rPr>
          <w:rFonts w:hint="eastAsia"/>
          <w:color w:val="FF0000"/>
          <w:sz w:val="18"/>
          <w:szCs w:val="21"/>
        </w:rPr>
        <w:t>班、</w:t>
      </w:r>
      <w:r>
        <w:rPr>
          <w:rFonts w:hint="eastAsia"/>
          <w:color w:val="FF0000"/>
          <w:sz w:val="18"/>
          <w:szCs w:val="21"/>
        </w:rPr>
        <w:t>2022</w:t>
      </w:r>
      <w:r>
        <w:rPr>
          <w:rFonts w:hint="eastAsia"/>
          <w:color w:val="FF0000"/>
          <w:sz w:val="18"/>
          <w:szCs w:val="21"/>
        </w:rPr>
        <w:t>数学与应用数学</w:t>
      </w:r>
      <w:r>
        <w:rPr>
          <w:rFonts w:hint="eastAsia"/>
          <w:color w:val="FF0000"/>
          <w:sz w:val="18"/>
          <w:szCs w:val="21"/>
        </w:rPr>
        <w:t>2</w:t>
      </w:r>
      <w:r>
        <w:rPr>
          <w:rFonts w:hint="eastAsia"/>
          <w:color w:val="FF0000"/>
          <w:sz w:val="18"/>
          <w:szCs w:val="21"/>
        </w:rPr>
        <w:t>班、</w:t>
      </w:r>
      <w:r>
        <w:rPr>
          <w:rFonts w:hint="eastAsia"/>
          <w:color w:val="FF0000"/>
          <w:sz w:val="18"/>
          <w:szCs w:val="21"/>
        </w:rPr>
        <w:t>2022</w:t>
      </w:r>
      <w:r>
        <w:rPr>
          <w:rFonts w:hint="eastAsia"/>
          <w:color w:val="FF0000"/>
          <w:sz w:val="18"/>
          <w:szCs w:val="21"/>
        </w:rPr>
        <w:t>数学与应用数学</w:t>
      </w:r>
      <w:r>
        <w:rPr>
          <w:rFonts w:hint="eastAsia"/>
          <w:color w:val="FF0000"/>
          <w:sz w:val="18"/>
          <w:szCs w:val="21"/>
        </w:rPr>
        <w:t>3</w:t>
      </w:r>
      <w:r>
        <w:rPr>
          <w:rFonts w:hint="eastAsia"/>
          <w:color w:val="FF0000"/>
          <w:sz w:val="18"/>
          <w:szCs w:val="21"/>
        </w:rPr>
        <w:t>班、</w:t>
      </w:r>
      <w:r>
        <w:rPr>
          <w:rFonts w:hint="eastAsia"/>
          <w:color w:val="FF0000"/>
          <w:sz w:val="18"/>
          <w:szCs w:val="21"/>
        </w:rPr>
        <w:t>2022</w:t>
      </w:r>
      <w:r>
        <w:rPr>
          <w:rFonts w:hint="eastAsia"/>
          <w:color w:val="FF0000"/>
          <w:sz w:val="18"/>
          <w:szCs w:val="21"/>
        </w:rPr>
        <w:t>统计学</w:t>
      </w:r>
      <w:r>
        <w:rPr>
          <w:rFonts w:hint="eastAsia"/>
          <w:color w:val="FF0000"/>
          <w:sz w:val="18"/>
          <w:szCs w:val="21"/>
        </w:rPr>
        <w:t>1</w:t>
      </w:r>
      <w:r>
        <w:rPr>
          <w:rFonts w:hint="eastAsia"/>
          <w:color w:val="FF0000"/>
          <w:sz w:val="18"/>
          <w:szCs w:val="21"/>
        </w:rPr>
        <w:t>班、</w:t>
      </w:r>
      <w:r>
        <w:rPr>
          <w:rFonts w:hint="eastAsia"/>
          <w:color w:val="FF0000"/>
          <w:sz w:val="18"/>
          <w:szCs w:val="21"/>
        </w:rPr>
        <w:t>2022</w:t>
      </w:r>
      <w:r>
        <w:rPr>
          <w:rFonts w:hint="eastAsia"/>
          <w:color w:val="FF0000"/>
          <w:sz w:val="18"/>
          <w:szCs w:val="21"/>
        </w:rPr>
        <w:t>数学类（</w:t>
      </w:r>
      <w:proofErr w:type="gramStart"/>
      <w:r>
        <w:rPr>
          <w:rFonts w:hint="eastAsia"/>
          <w:color w:val="FF0000"/>
          <w:sz w:val="18"/>
          <w:szCs w:val="21"/>
        </w:rPr>
        <w:t>韶</w:t>
      </w:r>
      <w:proofErr w:type="gramEnd"/>
      <w:r>
        <w:rPr>
          <w:rFonts w:hint="eastAsia"/>
          <w:color w:val="FF0000"/>
          <w:sz w:val="18"/>
          <w:szCs w:val="21"/>
        </w:rPr>
        <w:t>峰班）</w:t>
      </w:r>
      <w:r>
        <w:rPr>
          <w:rFonts w:hint="eastAsia"/>
          <w:color w:val="FF0000"/>
          <w:sz w:val="18"/>
          <w:szCs w:val="21"/>
        </w:rPr>
        <w:t>1</w:t>
      </w:r>
      <w:r>
        <w:rPr>
          <w:rFonts w:hint="eastAsia"/>
          <w:color w:val="FF0000"/>
          <w:sz w:val="18"/>
          <w:szCs w:val="21"/>
        </w:rPr>
        <w:t>班、</w:t>
      </w:r>
      <w:r>
        <w:rPr>
          <w:rFonts w:hint="eastAsia"/>
          <w:color w:val="FF0000"/>
          <w:sz w:val="18"/>
          <w:szCs w:val="21"/>
        </w:rPr>
        <w:t>2022</w:t>
      </w:r>
      <w:r>
        <w:rPr>
          <w:rFonts w:hint="eastAsia"/>
          <w:color w:val="FF0000"/>
          <w:sz w:val="18"/>
          <w:szCs w:val="21"/>
        </w:rPr>
        <w:t>信息与计算科学</w:t>
      </w:r>
      <w:r>
        <w:rPr>
          <w:rFonts w:hint="eastAsia"/>
          <w:color w:val="FF0000"/>
          <w:sz w:val="18"/>
          <w:szCs w:val="21"/>
        </w:rPr>
        <w:t>1</w:t>
      </w:r>
      <w:r>
        <w:rPr>
          <w:rFonts w:hint="eastAsia"/>
          <w:color w:val="FF0000"/>
          <w:sz w:val="18"/>
          <w:szCs w:val="21"/>
        </w:rPr>
        <w:t>班、</w:t>
      </w:r>
      <w:r>
        <w:rPr>
          <w:rFonts w:hint="eastAsia"/>
          <w:color w:val="FF0000"/>
          <w:sz w:val="18"/>
          <w:szCs w:val="21"/>
        </w:rPr>
        <w:t>2022</w:t>
      </w:r>
      <w:r>
        <w:rPr>
          <w:rFonts w:hint="eastAsia"/>
          <w:color w:val="FF0000"/>
          <w:sz w:val="18"/>
          <w:szCs w:val="21"/>
        </w:rPr>
        <w:t>信息与计算科学</w:t>
      </w:r>
      <w:r>
        <w:rPr>
          <w:rFonts w:hint="eastAsia"/>
          <w:color w:val="FF0000"/>
          <w:sz w:val="18"/>
          <w:szCs w:val="21"/>
        </w:rPr>
        <w:t>2</w:t>
      </w:r>
      <w:r>
        <w:rPr>
          <w:rFonts w:hint="eastAsia"/>
          <w:color w:val="FF0000"/>
          <w:sz w:val="18"/>
          <w:szCs w:val="21"/>
        </w:rPr>
        <w:t>班、</w:t>
      </w:r>
      <w:r>
        <w:rPr>
          <w:rFonts w:hint="eastAsia"/>
          <w:color w:val="FF0000"/>
          <w:sz w:val="18"/>
          <w:szCs w:val="21"/>
        </w:rPr>
        <w:t>2022</w:t>
      </w:r>
      <w:r>
        <w:rPr>
          <w:rFonts w:hint="eastAsia"/>
          <w:color w:val="FF0000"/>
          <w:sz w:val="18"/>
          <w:szCs w:val="21"/>
        </w:rPr>
        <w:t>信息与计算科学</w:t>
      </w:r>
      <w:r>
        <w:rPr>
          <w:rFonts w:hint="eastAsia"/>
          <w:color w:val="FF0000"/>
          <w:sz w:val="18"/>
          <w:szCs w:val="21"/>
        </w:rPr>
        <w:t>3</w:t>
      </w:r>
      <w:r>
        <w:rPr>
          <w:rFonts w:hint="eastAsia"/>
          <w:color w:val="FF0000"/>
          <w:sz w:val="18"/>
          <w:szCs w:val="21"/>
        </w:rPr>
        <w:t>班、</w:t>
      </w:r>
      <w:r>
        <w:rPr>
          <w:rFonts w:hint="eastAsia"/>
          <w:color w:val="FF0000"/>
          <w:sz w:val="18"/>
          <w:szCs w:val="21"/>
        </w:rPr>
        <w:t>2022</w:t>
      </w:r>
      <w:r>
        <w:rPr>
          <w:rFonts w:hint="eastAsia"/>
          <w:color w:val="FF0000"/>
          <w:sz w:val="18"/>
          <w:szCs w:val="21"/>
        </w:rPr>
        <w:t>数据科学与大数据技术</w:t>
      </w:r>
      <w:r>
        <w:rPr>
          <w:rFonts w:hint="eastAsia"/>
          <w:color w:val="FF0000"/>
          <w:sz w:val="18"/>
          <w:szCs w:val="21"/>
        </w:rPr>
        <w:t>1</w:t>
      </w:r>
      <w:r>
        <w:rPr>
          <w:rFonts w:hint="eastAsia"/>
          <w:color w:val="FF0000"/>
          <w:sz w:val="18"/>
          <w:szCs w:val="21"/>
        </w:rPr>
        <w:t>班、</w:t>
      </w:r>
      <w:r>
        <w:rPr>
          <w:rFonts w:hint="eastAsia"/>
          <w:color w:val="FF0000"/>
          <w:sz w:val="18"/>
          <w:szCs w:val="21"/>
        </w:rPr>
        <w:t>2022</w:t>
      </w:r>
      <w:r>
        <w:rPr>
          <w:rFonts w:hint="eastAsia"/>
          <w:color w:val="FF0000"/>
          <w:sz w:val="18"/>
          <w:szCs w:val="21"/>
        </w:rPr>
        <w:t>数据科学与大数据技术</w:t>
      </w:r>
      <w:r>
        <w:rPr>
          <w:rFonts w:hint="eastAsia"/>
          <w:color w:val="FF0000"/>
          <w:sz w:val="18"/>
          <w:szCs w:val="21"/>
        </w:rPr>
        <w:t>2</w:t>
      </w:r>
      <w:r>
        <w:rPr>
          <w:rFonts w:hint="eastAsia"/>
          <w:color w:val="FF0000"/>
          <w:sz w:val="18"/>
          <w:szCs w:val="21"/>
        </w:rPr>
        <w:t>班</w:t>
      </w:r>
      <w:r>
        <w:rPr>
          <w:rFonts w:hint="eastAsia"/>
          <w:color w:val="FF0000"/>
          <w:sz w:val="18"/>
          <w:szCs w:val="21"/>
        </w:rPr>
        <w:t xml:space="preserve"> </w:t>
      </w:r>
      <w:r>
        <w:rPr>
          <w:rFonts w:hint="eastAsia"/>
          <w:color w:val="FF0000"/>
          <w:sz w:val="18"/>
          <w:szCs w:val="21"/>
        </w:rPr>
        <w:t>中的一项。</w:t>
      </w:r>
    </w:p>
    <w:p w14:paraId="1DCAA901" w14:textId="77777777" w:rsidR="003339B6" w:rsidRDefault="00000000">
      <w:pPr>
        <w:ind w:firstLineChars="200" w:firstLine="360"/>
        <w:rPr>
          <w:color w:val="FF0000"/>
          <w:sz w:val="13"/>
          <w:szCs w:val="16"/>
        </w:rPr>
      </w:pPr>
      <w:r>
        <w:rPr>
          <w:rFonts w:hint="eastAsia"/>
          <w:color w:val="FF0000"/>
          <w:sz w:val="18"/>
          <w:szCs w:val="21"/>
        </w:rPr>
        <w:t>3.</w:t>
      </w:r>
      <w:r>
        <w:rPr>
          <w:rFonts w:hint="eastAsia"/>
          <w:color w:val="FF0000"/>
          <w:sz w:val="18"/>
          <w:szCs w:val="21"/>
        </w:rPr>
        <w:t>红色字体仅作示例和说明作用，填写时需删除。其他说明部分，需删除。</w:t>
      </w:r>
    </w:p>
    <w:tbl>
      <w:tblPr>
        <w:tblW w:w="861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242"/>
        <w:gridCol w:w="994"/>
        <w:gridCol w:w="991"/>
        <w:gridCol w:w="2693"/>
        <w:gridCol w:w="2693"/>
      </w:tblGrid>
      <w:tr w:rsidR="003339B6" w14:paraId="3B37A2E2" w14:textId="77777777">
        <w:trPr>
          <w:trHeight w:val="624"/>
        </w:trPr>
        <w:tc>
          <w:tcPr>
            <w:tcW w:w="2236" w:type="dxa"/>
            <w:gridSpan w:val="2"/>
            <w:vAlign w:val="center"/>
          </w:tcPr>
          <w:p w14:paraId="35176877" w14:textId="77777777" w:rsidR="003339B6" w:rsidRDefault="00000000">
            <w:pPr>
              <w:jc w:val="center"/>
              <w:rPr>
                <w:rFonts w:cs="宋体"/>
              </w:rPr>
            </w:pPr>
            <w:r>
              <w:rPr>
                <w:rFonts w:cs="宋体" w:hint="eastAsia"/>
              </w:rPr>
              <w:t>毕业论文（设计）题目</w:t>
            </w:r>
          </w:p>
        </w:tc>
        <w:tc>
          <w:tcPr>
            <w:tcW w:w="6377" w:type="dxa"/>
            <w:gridSpan w:val="3"/>
            <w:vAlign w:val="center"/>
          </w:tcPr>
          <w:p w14:paraId="1D6BC2C7" w14:textId="77777777" w:rsidR="003339B6" w:rsidRDefault="003339B6">
            <w:pPr>
              <w:jc w:val="center"/>
              <w:rPr>
                <w:rFonts w:cs="宋体"/>
              </w:rPr>
            </w:pPr>
          </w:p>
        </w:tc>
      </w:tr>
      <w:tr w:rsidR="003339B6" w14:paraId="5BED90DA" w14:textId="77777777">
        <w:trPr>
          <w:trHeight w:val="567"/>
        </w:trPr>
        <w:tc>
          <w:tcPr>
            <w:tcW w:w="1242" w:type="dxa"/>
            <w:vAlign w:val="center"/>
          </w:tcPr>
          <w:p w14:paraId="189C74BD" w14:textId="77777777" w:rsidR="003339B6" w:rsidRDefault="00000000">
            <w:pPr>
              <w:jc w:val="center"/>
              <w:rPr>
                <w:rFonts w:cs="宋体"/>
              </w:rPr>
            </w:pPr>
            <w:r>
              <w:rPr>
                <w:rFonts w:cs="宋体" w:hint="eastAsia"/>
              </w:rPr>
              <w:t>学生姓名</w:t>
            </w:r>
          </w:p>
        </w:tc>
        <w:tc>
          <w:tcPr>
            <w:tcW w:w="1985" w:type="dxa"/>
            <w:gridSpan w:val="2"/>
            <w:vAlign w:val="center"/>
          </w:tcPr>
          <w:p w14:paraId="061627D0" w14:textId="77777777" w:rsidR="003339B6" w:rsidRDefault="003339B6">
            <w:pPr>
              <w:jc w:val="center"/>
              <w:rPr>
                <w:rFonts w:cs="宋体"/>
              </w:rPr>
            </w:pPr>
          </w:p>
        </w:tc>
        <w:tc>
          <w:tcPr>
            <w:tcW w:w="2693" w:type="dxa"/>
            <w:vAlign w:val="center"/>
          </w:tcPr>
          <w:p w14:paraId="28B733F2" w14:textId="77777777" w:rsidR="003339B6" w:rsidRDefault="00000000">
            <w:pPr>
              <w:widowControl/>
              <w:jc w:val="center"/>
              <w:rPr>
                <w:rFonts w:cs="宋体"/>
              </w:rPr>
            </w:pPr>
            <w:r>
              <w:rPr>
                <w:rFonts w:cs="宋体" w:hint="eastAsia"/>
              </w:rPr>
              <w:t>学号</w:t>
            </w:r>
          </w:p>
        </w:tc>
        <w:tc>
          <w:tcPr>
            <w:tcW w:w="2693" w:type="dxa"/>
            <w:vAlign w:val="center"/>
          </w:tcPr>
          <w:p w14:paraId="4BC9BF54" w14:textId="77777777" w:rsidR="003339B6" w:rsidRDefault="003339B6">
            <w:pPr>
              <w:jc w:val="center"/>
              <w:rPr>
                <w:rFonts w:cs="宋体"/>
              </w:rPr>
            </w:pPr>
          </w:p>
        </w:tc>
      </w:tr>
      <w:tr w:rsidR="003339B6" w14:paraId="2BB66E3B" w14:textId="77777777">
        <w:trPr>
          <w:trHeight w:val="496"/>
        </w:trPr>
        <w:tc>
          <w:tcPr>
            <w:tcW w:w="1242" w:type="dxa"/>
            <w:vAlign w:val="center"/>
          </w:tcPr>
          <w:p w14:paraId="4D715AE2" w14:textId="77777777" w:rsidR="003339B6" w:rsidRDefault="00000000">
            <w:pPr>
              <w:jc w:val="center"/>
              <w:rPr>
                <w:rFonts w:cs="宋体"/>
              </w:rPr>
            </w:pPr>
            <w:r>
              <w:rPr>
                <w:rFonts w:cs="宋体" w:hint="eastAsia"/>
              </w:rPr>
              <w:t>指导教师</w:t>
            </w:r>
          </w:p>
        </w:tc>
        <w:tc>
          <w:tcPr>
            <w:tcW w:w="1985" w:type="dxa"/>
            <w:gridSpan w:val="2"/>
            <w:vAlign w:val="center"/>
          </w:tcPr>
          <w:p w14:paraId="6F991846" w14:textId="77777777" w:rsidR="003339B6" w:rsidRDefault="003339B6">
            <w:pPr>
              <w:jc w:val="center"/>
              <w:rPr>
                <w:rFonts w:cs="宋体"/>
              </w:rPr>
            </w:pPr>
          </w:p>
        </w:tc>
        <w:tc>
          <w:tcPr>
            <w:tcW w:w="2693" w:type="dxa"/>
            <w:vAlign w:val="center"/>
          </w:tcPr>
          <w:p w14:paraId="4D9F5E61" w14:textId="77777777" w:rsidR="003339B6" w:rsidRDefault="00000000">
            <w:pPr>
              <w:jc w:val="center"/>
              <w:rPr>
                <w:rFonts w:cs="宋体"/>
              </w:rPr>
            </w:pPr>
            <w:r>
              <w:rPr>
                <w:rFonts w:cs="宋体" w:hint="eastAsia"/>
              </w:rPr>
              <w:t>每周辅导时数</w:t>
            </w:r>
            <w:r>
              <w:rPr>
                <w:rFonts w:cs="宋体" w:hint="eastAsia"/>
              </w:rPr>
              <w:t>(</w:t>
            </w:r>
            <w:r>
              <w:rPr>
                <w:rFonts w:cs="宋体" w:hint="eastAsia"/>
              </w:rPr>
              <w:t>小时</w:t>
            </w:r>
            <w:r>
              <w:rPr>
                <w:rFonts w:cs="宋体" w:hint="eastAsia"/>
              </w:rPr>
              <w:t>)</w:t>
            </w:r>
          </w:p>
        </w:tc>
        <w:tc>
          <w:tcPr>
            <w:tcW w:w="2693" w:type="dxa"/>
            <w:vAlign w:val="center"/>
          </w:tcPr>
          <w:p w14:paraId="6908CA90" w14:textId="77777777" w:rsidR="003339B6" w:rsidRDefault="00000000">
            <w:pPr>
              <w:jc w:val="center"/>
              <w:rPr>
                <w:rFonts w:cs="宋体"/>
              </w:rPr>
            </w:pPr>
            <w:r>
              <w:rPr>
                <w:rFonts w:cs="宋体" w:hint="eastAsia"/>
              </w:rPr>
              <w:t>建议</w:t>
            </w:r>
            <w:r>
              <w:rPr>
                <w:rFonts w:cs="宋体" w:hint="eastAsia"/>
              </w:rPr>
              <w:t>2-8</w:t>
            </w:r>
            <w:r>
              <w:rPr>
                <w:rFonts w:cs="宋体" w:hint="eastAsia"/>
              </w:rPr>
              <w:t>小时之间的数值</w:t>
            </w:r>
          </w:p>
        </w:tc>
      </w:tr>
      <w:tr w:rsidR="003339B6" w14:paraId="0EE6E003" w14:textId="77777777">
        <w:trPr>
          <w:trHeight w:val="495"/>
        </w:trPr>
        <w:tc>
          <w:tcPr>
            <w:tcW w:w="8613" w:type="dxa"/>
            <w:gridSpan w:val="5"/>
            <w:vAlign w:val="center"/>
          </w:tcPr>
          <w:p w14:paraId="0D6B81C0" w14:textId="77777777" w:rsidR="003339B6" w:rsidRDefault="00000000">
            <w:pPr>
              <w:jc w:val="left"/>
              <w:rPr>
                <w:rFonts w:cs="宋体"/>
              </w:rPr>
            </w:pPr>
            <w:r>
              <w:rPr>
                <w:rFonts w:cs="宋体" w:hint="eastAsia"/>
              </w:rPr>
              <w:t>计划完成时间：</w:t>
            </w:r>
            <w:r>
              <w:rPr>
                <w:rFonts w:cs="宋体" w:hint="eastAsia"/>
              </w:rPr>
              <w:t>2026</w:t>
            </w:r>
            <w:r>
              <w:rPr>
                <w:rFonts w:cs="宋体" w:hint="eastAsia"/>
              </w:rPr>
              <w:t>年</w:t>
            </w:r>
            <w:r>
              <w:rPr>
                <w:rFonts w:cs="宋体" w:hint="eastAsia"/>
              </w:rPr>
              <w:t>4</w:t>
            </w:r>
            <w:r>
              <w:rPr>
                <w:rFonts w:cs="宋体" w:hint="eastAsia"/>
              </w:rPr>
              <w:t>月</w:t>
            </w:r>
            <w:r>
              <w:rPr>
                <w:rFonts w:cs="宋体" w:hint="eastAsia"/>
              </w:rPr>
              <w:t>30</w:t>
            </w:r>
            <w:r>
              <w:rPr>
                <w:rFonts w:cs="宋体" w:hint="eastAsia"/>
              </w:rPr>
              <w:t>日</w:t>
            </w:r>
          </w:p>
        </w:tc>
      </w:tr>
      <w:tr w:rsidR="003339B6" w14:paraId="72490788" w14:textId="77777777">
        <w:trPr>
          <w:trHeight w:val="1842"/>
        </w:trPr>
        <w:tc>
          <w:tcPr>
            <w:tcW w:w="8613" w:type="dxa"/>
            <w:gridSpan w:val="5"/>
          </w:tcPr>
          <w:p w14:paraId="4339A077" w14:textId="77777777" w:rsidR="003339B6" w:rsidRDefault="00000000">
            <w:pPr>
              <w:rPr>
                <w:rFonts w:cs="宋体"/>
              </w:rPr>
            </w:pPr>
            <w:r>
              <w:rPr>
                <w:rFonts w:cs="宋体" w:hint="eastAsia"/>
              </w:rPr>
              <w:t>工作进度和存在问题：</w:t>
            </w:r>
          </w:p>
          <w:p w14:paraId="4C784431" w14:textId="77777777" w:rsidR="003339B6" w:rsidRDefault="003339B6">
            <w:pPr>
              <w:rPr>
                <w:rFonts w:cs="宋体"/>
              </w:rPr>
            </w:pPr>
          </w:p>
          <w:p w14:paraId="2C578AC6" w14:textId="77777777" w:rsidR="003339B6" w:rsidRDefault="00000000">
            <w:pPr>
              <w:rPr>
                <w:rFonts w:cs="宋体"/>
              </w:rPr>
            </w:pPr>
            <w:r>
              <w:rPr>
                <w:rFonts w:cs="宋体" w:hint="eastAsia"/>
              </w:rPr>
              <w:t>根据论文内容填写，要求不少于</w:t>
            </w:r>
            <w:r>
              <w:rPr>
                <w:rFonts w:cs="宋体" w:hint="eastAsia"/>
              </w:rPr>
              <w:t>300</w:t>
            </w:r>
            <w:r>
              <w:rPr>
                <w:rFonts w:cs="宋体" w:hint="eastAsia"/>
              </w:rPr>
              <w:t>字。</w:t>
            </w:r>
          </w:p>
          <w:p w14:paraId="05F09265" w14:textId="77777777" w:rsidR="003339B6" w:rsidRDefault="003339B6">
            <w:pPr>
              <w:rPr>
                <w:rFonts w:cs="宋体"/>
              </w:rPr>
            </w:pPr>
          </w:p>
          <w:p w14:paraId="765A5621" w14:textId="77777777" w:rsidR="003339B6" w:rsidRDefault="00000000">
            <w:pPr>
              <w:rPr>
                <w:rFonts w:cs="宋体"/>
              </w:rPr>
            </w:pPr>
            <w:r>
              <w:rPr>
                <w:rFonts w:cs="宋体" w:hint="eastAsia"/>
              </w:rPr>
              <w:t xml:space="preserve">                                            </w:t>
            </w:r>
            <w:r>
              <w:rPr>
                <w:rFonts w:cs="宋体" w:hint="eastAsia"/>
              </w:rPr>
              <w:t>学生签名：</w:t>
            </w:r>
            <w:r>
              <w:rPr>
                <w:rFonts w:cs="宋体" w:hint="eastAsia"/>
              </w:rPr>
              <w:t xml:space="preserve">        </w:t>
            </w:r>
          </w:p>
          <w:p w14:paraId="4C50C672" w14:textId="77777777" w:rsidR="003339B6" w:rsidRDefault="00000000">
            <w:pPr>
              <w:rPr>
                <w:rFonts w:cs="宋体"/>
              </w:rPr>
            </w:pPr>
            <w:r>
              <w:rPr>
                <w:rFonts w:cs="宋体" w:hint="eastAsia"/>
              </w:rPr>
              <w:t xml:space="preserve">                                              2026  </w:t>
            </w:r>
            <w:r>
              <w:rPr>
                <w:rFonts w:cs="宋体" w:hint="eastAsia"/>
              </w:rPr>
              <w:t>年</w:t>
            </w:r>
            <w:r>
              <w:rPr>
                <w:rFonts w:cs="宋体" w:hint="eastAsia"/>
              </w:rPr>
              <w:t xml:space="preserve">  4 </w:t>
            </w:r>
            <w:r>
              <w:rPr>
                <w:rFonts w:cs="宋体" w:hint="eastAsia"/>
              </w:rPr>
              <w:t>月</w:t>
            </w:r>
            <w:r>
              <w:rPr>
                <w:rFonts w:cs="宋体" w:hint="eastAsia"/>
              </w:rPr>
              <w:t xml:space="preserve"> 20  </w:t>
            </w:r>
            <w:r>
              <w:rPr>
                <w:rFonts w:cs="宋体" w:hint="eastAsia"/>
              </w:rPr>
              <w:t>日</w:t>
            </w:r>
          </w:p>
        </w:tc>
      </w:tr>
      <w:tr w:rsidR="003339B6" w14:paraId="6201980E" w14:textId="77777777">
        <w:trPr>
          <w:trHeight w:val="2246"/>
        </w:trPr>
        <w:tc>
          <w:tcPr>
            <w:tcW w:w="8613" w:type="dxa"/>
            <w:gridSpan w:val="5"/>
          </w:tcPr>
          <w:p w14:paraId="10944E6E" w14:textId="77777777" w:rsidR="003339B6" w:rsidRDefault="00000000">
            <w:pPr>
              <w:rPr>
                <w:rFonts w:cs="宋体"/>
              </w:rPr>
            </w:pPr>
            <w:r>
              <w:rPr>
                <w:rFonts w:cs="宋体" w:hint="eastAsia"/>
              </w:rPr>
              <w:t>指导老师评语：</w:t>
            </w:r>
          </w:p>
          <w:p w14:paraId="66FE73E3" w14:textId="77777777" w:rsidR="003339B6" w:rsidRDefault="003339B6">
            <w:pPr>
              <w:ind w:firstLineChars="1750" w:firstLine="3675"/>
              <w:rPr>
                <w:rFonts w:cs="宋体"/>
              </w:rPr>
            </w:pPr>
          </w:p>
          <w:p w14:paraId="169C9321" w14:textId="77777777" w:rsidR="003339B6" w:rsidRDefault="00000000">
            <w:r>
              <w:rPr>
                <w:rFonts w:hint="eastAsia"/>
              </w:rPr>
              <w:t>对</w:t>
            </w:r>
            <w:r>
              <w:rPr>
                <w:rFonts w:cs="宋体" w:hint="eastAsia"/>
              </w:rPr>
              <w:t>学生的态度、主动接受指导情况、</w:t>
            </w:r>
            <w:r>
              <w:rPr>
                <w:rFonts w:hint="eastAsia"/>
              </w:rPr>
              <w:t>已完成的工作</w:t>
            </w:r>
            <w:r>
              <w:rPr>
                <w:rFonts w:cs="宋体" w:hint="eastAsia"/>
              </w:rPr>
              <w:t>进行表述</w:t>
            </w:r>
            <w:r>
              <w:rPr>
                <w:rFonts w:hint="eastAsia"/>
              </w:rPr>
              <w:t>，并给出建议，字数不少于</w:t>
            </w:r>
            <w:r>
              <w:rPr>
                <w:rFonts w:hint="eastAsia"/>
              </w:rPr>
              <w:t>100</w:t>
            </w:r>
            <w:r>
              <w:rPr>
                <w:rFonts w:hint="eastAsia"/>
              </w:rPr>
              <w:t>字。</w:t>
            </w:r>
          </w:p>
          <w:p w14:paraId="45568F8D" w14:textId="77777777" w:rsidR="003339B6" w:rsidRDefault="00000000">
            <w:r>
              <w:rPr>
                <w:rFonts w:hint="eastAsia"/>
              </w:rPr>
              <w:t xml:space="preserve">    </w:t>
            </w:r>
          </w:p>
          <w:p w14:paraId="25357E9E" w14:textId="77777777" w:rsidR="003339B6" w:rsidRDefault="00000000">
            <w:pPr>
              <w:ind w:firstLineChars="2300" w:firstLine="4830"/>
              <w:rPr>
                <w:rFonts w:cs="宋体"/>
              </w:rPr>
            </w:pPr>
            <w:r>
              <w:rPr>
                <w:rFonts w:cs="宋体" w:hint="eastAsia"/>
              </w:rPr>
              <w:t>指导教师签名：</w:t>
            </w:r>
            <w:r>
              <w:rPr>
                <w:rFonts w:cs="宋体" w:hint="eastAsia"/>
              </w:rPr>
              <w:t xml:space="preserve"> </w:t>
            </w:r>
          </w:p>
          <w:p w14:paraId="40E86EA1" w14:textId="77777777" w:rsidR="003339B6" w:rsidRDefault="00000000">
            <w:pPr>
              <w:ind w:firstLineChars="2250" w:firstLine="4725"/>
              <w:rPr>
                <w:rFonts w:cs="宋体"/>
              </w:rPr>
            </w:pPr>
            <w:r>
              <w:rPr>
                <w:rFonts w:cs="宋体" w:hint="eastAsia"/>
              </w:rPr>
              <w:t xml:space="preserve"> 2026  </w:t>
            </w:r>
            <w:r>
              <w:rPr>
                <w:rFonts w:cs="宋体" w:hint="eastAsia"/>
              </w:rPr>
              <w:t>年</w:t>
            </w:r>
            <w:r>
              <w:rPr>
                <w:rFonts w:cs="宋体" w:hint="eastAsia"/>
              </w:rPr>
              <w:t xml:space="preserve">  4 </w:t>
            </w:r>
            <w:r>
              <w:rPr>
                <w:rFonts w:cs="宋体" w:hint="eastAsia"/>
              </w:rPr>
              <w:t>月</w:t>
            </w:r>
            <w:r>
              <w:rPr>
                <w:rFonts w:cs="宋体" w:hint="eastAsia"/>
              </w:rPr>
              <w:t xml:space="preserve"> 20  </w:t>
            </w:r>
            <w:r>
              <w:rPr>
                <w:rFonts w:cs="宋体" w:hint="eastAsia"/>
              </w:rPr>
              <w:t>日</w:t>
            </w:r>
          </w:p>
        </w:tc>
      </w:tr>
      <w:tr w:rsidR="003339B6" w14:paraId="72E16B4E" w14:textId="77777777">
        <w:trPr>
          <w:trHeight w:val="1673"/>
        </w:trPr>
        <w:tc>
          <w:tcPr>
            <w:tcW w:w="8613" w:type="dxa"/>
            <w:gridSpan w:val="5"/>
          </w:tcPr>
          <w:p w14:paraId="27615B02" w14:textId="77777777" w:rsidR="003339B6" w:rsidRDefault="00000000">
            <w:bookmarkStart w:id="209" w:name="OLE_LINK3"/>
            <w:r>
              <w:rPr>
                <w:rFonts w:hint="eastAsia"/>
              </w:rPr>
              <w:t>中期检查小组评语：</w:t>
            </w:r>
          </w:p>
          <w:p w14:paraId="3721CE94" w14:textId="77777777" w:rsidR="003339B6" w:rsidRDefault="00000000">
            <w:pPr>
              <w:ind w:firstLineChars="400" w:firstLine="840"/>
            </w:pPr>
            <w:r>
              <w:rPr>
                <w:rFonts w:hint="eastAsia"/>
              </w:rPr>
              <w:t xml:space="preserve"> </w:t>
            </w:r>
          </w:p>
          <w:p w14:paraId="20BF0AF9" w14:textId="77777777" w:rsidR="003339B6" w:rsidRDefault="00000000">
            <w:pPr>
              <w:ind w:firstLineChars="100" w:firstLine="210"/>
            </w:pPr>
            <w:r>
              <w:rPr>
                <w:rFonts w:hint="eastAsia"/>
              </w:rPr>
              <w:t>该生针对某某问题已完成了哪些工作，结合答辩情况，建议通过中期检查。</w:t>
            </w:r>
          </w:p>
          <w:p w14:paraId="752013D7" w14:textId="77777777" w:rsidR="003339B6" w:rsidRDefault="003339B6">
            <w:pPr>
              <w:ind w:firstLineChars="2300" w:firstLine="4830"/>
            </w:pPr>
          </w:p>
          <w:p w14:paraId="4CC4D7EF" w14:textId="77777777" w:rsidR="003339B6" w:rsidRDefault="00000000">
            <w:pPr>
              <w:ind w:firstLineChars="2300" w:firstLine="4830"/>
            </w:pPr>
            <w:r>
              <w:rPr>
                <w:rFonts w:hint="eastAsia"/>
              </w:rPr>
              <w:t>组长签名：</w:t>
            </w:r>
          </w:p>
          <w:bookmarkEnd w:id="209"/>
          <w:p w14:paraId="499246DE" w14:textId="77777777" w:rsidR="003339B6" w:rsidRDefault="00000000">
            <w:pPr>
              <w:ind w:firstLineChars="2300" w:firstLine="4830"/>
            </w:pPr>
            <w:r>
              <w:rPr>
                <w:rFonts w:cs="宋体" w:hint="eastAsia"/>
              </w:rPr>
              <w:t xml:space="preserve"> 2026  </w:t>
            </w:r>
            <w:r>
              <w:rPr>
                <w:rFonts w:cs="宋体" w:hint="eastAsia"/>
              </w:rPr>
              <w:t>年</w:t>
            </w:r>
            <w:r>
              <w:rPr>
                <w:rFonts w:cs="宋体" w:hint="eastAsia"/>
              </w:rPr>
              <w:t xml:space="preserve">  4 </w:t>
            </w:r>
            <w:r>
              <w:rPr>
                <w:rFonts w:cs="宋体" w:hint="eastAsia"/>
              </w:rPr>
              <w:t>月</w:t>
            </w:r>
            <w:r>
              <w:rPr>
                <w:rFonts w:cs="宋体" w:hint="eastAsia"/>
              </w:rPr>
              <w:t xml:space="preserve"> 22  </w:t>
            </w:r>
            <w:r>
              <w:rPr>
                <w:rFonts w:cs="宋体" w:hint="eastAsia"/>
              </w:rPr>
              <w:t>日</w:t>
            </w:r>
          </w:p>
        </w:tc>
      </w:tr>
      <w:tr w:rsidR="003339B6" w14:paraId="600A0F76" w14:textId="77777777">
        <w:trPr>
          <w:trHeight w:val="1266"/>
        </w:trPr>
        <w:tc>
          <w:tcPr>
            <w:tcW w:w="8613" w:type="dxa"/>
            <w:gridSpan w:val="5"/>
          </w:tcPr>
          <w:p w14:paraId="66B3B7A5" w14:textId="77777777" w:rsidR="003339B6" w:rsidRDefault="00000000">
            <w:pPr>
              <w:rPr>
                <w:rFonts w:cs="宋体"/>
              </w:rPr>
            </w:pPr>
            <w:bookmarkStart w:id="210" w:name="OLE_LINK1"/>
            <w:bookmarkStart w:id="211" w:name="OLE_LINK2"/>
            <w:r>
              <w:rPr>
                <w:rFonts w:cs="宋体" w:hint="eastAsia"/>
              </w:rPr>
              <w:t>院系意见：</w:t>
            </w:r>
            <w:bookmarkEnd w:id="210"/>
          </w:p>
          <w:p w14:paraId="361FE513" w14:textId="77777777" w:rsidR="003339B6" w:rsidRDefault="00000000">
            <w:pPr>
              <w:ind w:firstLineChars="400" w:firstLine="840"/>
            </w:pPr>
            <w:r>
              <w:rPr>
                <w:rFonts w:hint="eastAsia"/>
              </w:rPr>
              <w:t xml:space="preserve"> </w:t>
            </w:r>
            <w:r>
              <w:rPr>
                <w:rFonts w:cs="宋体" w:hint="eastAsia"/>
              </w:rPr>
              <w:t>通过□</w:t>
            </w:r>
            <w:r>
              <w:rPr>
                <w:rFonts w:cs="宋体" w:hint="eastAsia"/>
              </w:rPr>
              <w:t xml:space="preserve">    </w:t>
            </w:r>
            <w:r>
              <w:rPr>
                <w:rFonts w:cs="宋体" w:hint="eastAsia"/>
              </w:rPr>
              <w:t>不通过</w:t>
            </w:r>
            <w:r>
              <w:rPr>
                <w:rFonts w:cs="宋体" w:hint="eastAsia"/>
              </w:rPr>
              <w:t xml:space="preserve">  </w:t>
            </w:r>
            <w:r>
              <w:rPr>
                <w:rFonts w:cs="宋体" w:hint="eastAsia"/>
              </w:rPr>
              <w:t>□</w:t>
            </w:r>
            <w:r>
              <w:rPr>
                <w:rFonts w:cs="宋体" w:hint="eastAsia"/>
              </w:rPr>
              <w:t xml:space="preserve"> </w:t>
            </w:r>
          </w:p>
          <w:p w14:paraId="5953F357" w14:textId="77777777" w:rsidR="003339B6" w:rsidRDefault="00000000">
            <w:pPr>
              <w:ind w:firstLineChars="2300" w:firstLine="4830"/>
            </w:pPr>
            <w:r>
              <w:rPr>
                <w:rFonts w:cs="宋体" w:hint="eastAsia"/>
              </w:rPr>
              <w:t>系主任签名：</w:t>
            </w:r>
          </w:p>
          <w:bookmarkEnd w:id="211"/>
          <w:p w14:paraId="3E1B8A30" w14:textId="77777777" w:rsidR="003339B6" w:rsidRDefault="00000000">
            <w:pPr>
              <w:ind w:firstLineChars="2300" w:firstLine="4830"/>
            </w:pPr>
            <w:r>
              <w:rPr>
                <w:rFonts w:cs="宋体" w:hint="eastAsia"/>
              </w:rPr>
              <w:t xml:space="preserve"> 2026  </w:t>
            </w:r>
            <w:r>
              <w:rPr>
                <w:rFonts w:cs="宋体" w:hint="eastAsia"/>
              </w:rPr>
              <w:t>年</w:t>
            </w:r>
            <w:r>
              <w:rPr>
                <w:rFonts w:cs="宋体" w:hint="eastAsia"/>
              </w:rPr>
              <w:t xml:space="preserve">  4 </w:t>
            </w:r>
            <w:r>
              <w:rPr>
                <w:rFonts w:cs="宋体" w:hint="eastAsia"/>
              </w:rPr>
              <w:t>月</w:t>
            </w:r>
            <w:r>
              <w:rPr>
                <w:rFonts w:cs="宋体" w:hint="eastAsia"/>
              </w:rPr>
              <w:t xml:space="preserve"> 23  </w:t>
            </w:r>
            <w:r>
              <w:rPr>
                <w:rFonts w:cs="宋体" w:hint="eastAsia"/>
              </w:rPr>
              <w:t>日</w:t>
            </w:r>
          </w:p>
        </w:tc>
      </w:tr>
    </w:tbl>
    <w:p w14:paraId="38D47D2B" w14:textId="77777777" w:rsidR="003339B6" w:rsidRDefault="00000000">
      <w:pPr>
        <w:pageBreakBefore/>
        <w:spacing w:line="400" w:lineRule="exact"/>
        <w:ind w:firstLineChars="200" w:firstLine="643"/>
        <w:outlineLvl w:val="0"/>
        <w:rPr>
          <w:b/>
          <w:bCs/>
          <w:color w:val="000000"/>
          <w:sz w:val="32"/>
          <w:szCs w:val="32"/>
          <w:shd w:val="clear" w:color="auto" w:fill="FFFFFF"/>
        </w:rPr>
      </w:pPr>
      <w:bookmarkStart w:id="212" w:name="_Toc28815"/>
      <w:r>
        <w:rPr>
          <w:rFonts w:hint="eastAsia"/>
          <w:b/>
          <w:bCs/>
          <w:color w:val="000000"/>
          <w:sz w:val="32"/>
          <w:szCs w:val="32"/>
          <w:shd w:val="clear" w:color="auto" w:fill="FFFFFF"/>
        </w:rPr>
        <w:lastRenderedPageBreak/>
        <w:t>附录</w:t>
      </w:r>
      <w:r>
        <w:rPr>
          <w:rFonts w:hint="eastAsia"/>
          <w:b/>
          <w:bCs/>
          <w:color w:val="000000"/>
          <w:sz w:val="32"/>
          <w:szCs w:val="32"/>
          <w:shd w:val="clear" w:color="auto" w:fill="FFFFFF"/>
        </w:rPr>
        <w:t xml:space="preserve">H </w:t>
      </w:r>
      <w:r>
        <w:rPr>
          <w:rFonts w:hint="eastAsia"/>
          <w:b/>
          <w:bCs/>
          <w:color w:val="000000"/>
          <w:sz w:val="32"/>
          <w:szCs w:val="32"/>
          <w:shd w:val="clear" w:color="auto" w:fill="FFFFFF"/>
        </w:rPr>
        <w:t>答辩记录表</w:t>
      </w:r>
      <w:bookmarkEnd w:id="212"/>
    </w:p>
    <w:p w14:paraId="34DECF7F" w14:textId="77777777" w:rsidR="003339B6" w:rsidRDefault="00000000">
      <w:pPr>
        <w:pStyle w:val="af6"/>
        <w:spacing w:before="483" w:beforeAutospacing="1" w:after="483"/>
        <w:outlineLvl w:val="9"/>
        <w:rPr>
          <w:rFonts w:ascii="Times New Roman" w:hAnsi="Times New Roman"/>
          <w:sz w:val="44"/>
          <w:szCs w:val="44"/>
        </w:rPr>
      </w:pPr>
      <w:bookmarkStart w:id="213" w:name="_Toc451531477"/>
      <w:bookmarkStart w:id="214" w:name="_Toc451342799"/>
      <w:bookmarkStart w:id="215" w:name="_Toc16788"/>
      <w:bookmarkStart w:id="216" w:name="_Toc451096754"/>
      <w:bookmarkStart w:id="217" w:name="_Toc450593201"/>
      <w:bookmarkStart w:id="218" w:name="_Toc451343002"/>
      <w:bookmarkStart w:id="219" w:name="_Toc451118434"/>
      <w:bookmarkStart w:id="220" w:name="_Toc451327791"/>
      <w:bookmarkStart w:id="221" w:name="_Toc357785355"/>
      <w:r>
        <w:rPr>
          <w:rFonts w:ascii="Times New Roman" w:hAnsi="Times New Roman"/>
          <w:sz w:val="44"/>
          <w:szCs w:val="44"/>
        </w:rPr>
        <w:t>学生答辩记录表</w:t>
      </w:r>
      <w:bookmarkEnd w:id="213"/>
      <w:bookmarkEnd w:id="214"/>
      <w:bookmarkEnd w:id="215"/>
      <w:bookmarkEnd w:id="216"/>
      <w:bookmarkEnd w:id="217"/>
      <w:bookmarkEnd w:id="218"/>
      <w:bookmarkEnd w:id="219"/>
      <w:bookmarkEnd w:id="220"/>
      <w:bookmarkEnd w:id="221"/>
    </w:p>
    <w:p w14:paraId="732587A3" w14:textId="77777777" w:rsidR="003339B6" w:rsidRDefault="00000000">
      <w:pPr>
        <w:spacing w:line="520" w:lineRule="atLeast"/>
        <w:rPr>
          <w:sz w:val="28"/>
          <w:szCs w:val="28"/>
        </w:rPr>
      </w:pPr>
      <w:r>
        <w:rPr>
          <w:sz w:val="28"/>
          <w:szCs w:val="28"/>
        </w:rPr>
        <w:t>学号：</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r>
        <w:rPr>
          <w:sz w:val="28"/>
          <w:szCs w:val="28"/>
        </w:rPr>
        <w:t>姓名：</w:t>
      </w:r>
      <w:r>
        <w:rPr>
          <w:sz w:val="28"/>
          <w:szCs w:val="28"/>
          <w:u w:val="single"/>
        </w:rPr>
        <w:t xml:space="preserve"> </w:t>
      </w:r>
      <w:r>
        <w:rPr>
          <w:rFonts w:hint="eastAsia"/>
          <w:sz w:val="28"/>
          <w:szCs w:val="28"/>
          <w:u w:val="single"/>
        </w:rPr>
        <w:t xml:space="preserve">          </w:t>
      </w:r>
      <w:r>
        <w:rPr>
          <w:sz w:val="28"/>
          <w:szCs w:val="28"/>
        </w:rPr>
        <w:t xml:space="preserve"> </w:t>
      </w:r>
      <w:r>
        <w:rPr>
          <w:sz w:val="28"/>
          <w:szCs w:val="28"/>
        </w:rPr>
        <w:t>专业：</w:t>
      </w:r>
      <w:r>
        <w:rPr>
          <w:sz w:val="28"/>
          <w:szCs w:val="28"/>
          <w:u w:val="single"/>
        </w:rPr>
        <w:t xml:space="preserve"> </w:t>
      </w:r>
      <w:r>
        <w:rPr>
          <w:rFonts w:hint="eastAsia"/>
          <w:sz w:val="28"/>
          <w:szCs w:val="28"/>
          <w:u w:val="single"/>
        </w:rPr>
        <w:t xml:space="preserve">                  </w:t>
      </w:r>
      <w:r>
        <w:rPr>
          <w:sz w:val="28"/>
          <w:szCs w:val="28"/>
        </w:rPr>
        <w:t xml:space="preserve"> </w:t>
      </w:r>
    </w:p>
    <w:p w14:paraId="61046293" w14:textId="77777777" w:rsidR="003339B6" w:rsidRDefault="00000000">
      <w:pPr>
        <w:spacing w:afterLines="50" w:after="161" w:line="520" w:lineRule="atLeast"/>
        <w:rPr>
          <w:sz w:val="28"/>
          <w:szCs w:val="28"/>
          <w:u w:val="single"/>
        </w:rPr>
      </w:pPr>
      <w:r>
        <w:rPr>
          <w:sz w:val="28"/>
          <w:szCs w:val="28"/>
        </w:rPr>
        <w:t>答辩老师：</w:t>
      </w:r>
      <w:r>
        <w:rPr>
          <w:sz w:val="28"/>
          <w:szCs w:val="28"/>
          <w:u w:val="single"/>
        </w:rPr>
        <w:t xml:space="preserve">       </w:t>
      </w:r>
      <w:r>
        <w:rPr>
          <w:rFonts w:hint="eastAsia"/>
          <w:sz w:val="28"/>
          <w:szCs w:val="28"/>
          <w:u w:val="single"/>
        </w:rPr>
        <w:t xml:space="preserve">                                              </w:t>
      </w:r>
    </w:p>
    <w:p w14:paraId="3FCE44F5" w14:textId="77777777" w:rsidR="003339B6" w:rsidRDefault="00000000">
      <w:pPr>
        <w:spacing w:afterLines="50" w:after="161" w:line="520" w:lineRule="atLeast"/>
      </w:pPr>
      <w:r>
        <w:rPr>
          <w:rFonts w:hint="eastAsia"/>
          <w:sz w:val="28"/>
          <w:szCs w:val="28"/>
        </w:rPr>
        <w:t>答辩时间</w:t>
      </w:r>
      <w:r>
        <w:rPr>
          <w:sz w:val="28"/>
          <w:szCs w:val="28"/>
        </w:rPr>
        <w:t>：</w:t>
      </w:r>
      <w:r>
        <w:rPr>
          <w:sz w:val="28"/>
          <w:szCs w:val="28"/>
          <w:u w:val="single"/>
        </w:rPr>
        <w:t xml:space="preserve"> </w:t>
      </w:r>
      <w:r>
        <w:rPr>
          <w:rFonts w:hint="eastAsia"/>
          <w:sz w:val="28"/>
          <w:szCs w:val="28"/>
          <w:u w:val="single"/>
        </w:rPr>
        <w:t xml:space="preserve">                 </w:t>
      </w:r>
      <w:r>
        <w:rPr>
          <w:rFonts w:hint="eastAsia"/>
          <w:sz w:val="28"/>
          <w:szCs w:val="28"/>
        </w:rPr>
        <w:t>答辩地点：</w:t>
      </w:r>
      <w:r>
        <w:rPr>
          <w:sz w:val="28"/>
          <w:szCs w:val="28"/>
          <w:u w:val="single"/>
        </w:rPr>
        <w:t xml:space="preserve"> </w:t>
      </w:r>
      <w:r>
        <w:rPr>
          <w:rFonts w:hint="eastAsia"/>
          <w:sz w:val="28"/>
          <w:szCs w:val="28"/>
          <w:u w:val="single"/>
        </w:rPr>
        <w:t xml:space="preserve">                      </w:t>
      </w:r>
      <w:r>
        <w:rPr>
          <w:sz w:val="28"/>
          <w:szCs w:val="28"/>
          <w:u w:val="single"/>
        </w:rPr>
        <w:t xml:space="preserve">  </w:t>
      </w:r>
      <w:r>
        <w:rPr>
          <w:sz w:val="28"/>
          <w:szCs w:val="28"/>
        </w:rPr>
        <w:t xml:space="preserve"> </w:t>
      </w:r>
      <w:r>
        <w:t xml:space="preserve">                                                       </w:t>
      </w:r>
    </w:p>
    <w:tbl>
      <w:tblPr>
        <w:tblW w:w="8990" w:type="dxa"/>
        <w:jc w:val="center"/>
        <w:tblBorders>
          <w:top w:val="single" w:sz="12" w:space="0" w:color="auto"/>
          <w:left w:val="single" w:sz="12" w:space="0" w:color="auto"/>
          <w:bottom w:val="single" w:sz="12" w:space="0" w:color="auto"/>
          <w:right w:val="single" w:sz="12" w:space="0" w:color="auto"/>
          <w:insideH w:val="dashSmallGap" w:sz="4" w:space="0" w:color="auto"/>
          <w:insideV w:val="dashSmallGap" w:sz="4" w:space="0" w:color="auto"/>
        </w:tblBorders>
        <w:tblLayout w:type="fixed"/>
        <w:tblLook w:val="04A0" w:firstRow="1" w:lastRow="0" w:firstColumn="1" w:lastColumn="0" w:noHBand="0" w:noVBand="1"/>
      </w:tblPr>
      <w:tblGrid>
        <w:gridCol w:w="8990"/>
      </w:tblGrid>
      <w:tr w:rsidR="003339B6" w14:paraId="7F16A13B" w14:textId="77777777">
        <w:trPr>
          <w:trHeight w:val="2369"/>
          <w:jc w:val="center"/>
        </w:trPr>
        <w:tc>
          <w:tcPr>
            <w:tcW w:w="8990" w:type="dxa"/>
            <w:tcBorders>
              <w:top w:val="single" w:sz="4" w:space="0" w:color="auto"/>
            </w:tcBorders>
          </w:tcPr>
          <w:p w14:paraId="6A40DA2E" w14:textId="77777777" w:rsidR="003339B6" w:rsidRDefault="00000000">
            <w:pPr>
              <w:spacing w:beforeLines="50" w:before="161" w:afterLines="50" w:after="161" w:line="360" w:lineRule="exact"/>
              <w:rPr>
                <w:color w:val="000000"/>
                <w:sz w:val="24"/>
              </w:rPr>
            </w:pPr>
            <w:r>
              <w:rPr>
                <w:color w:val="000000"/>
                <w:sz w:val="24"/>
              </w:rPr>
              <w:t>答辩小组老师所提问题：</w:t>
            </w:r>
          </w:p>
          <w:p w14:paraId="46205AED" w14:textId="77777777" w:rsidR="003339B6" w:rsidRDefault="00000000">
            <w:pPr>
              <w:spacing w:beforeLines="50" w:before="161" w:afterLines="50" w:after="161" w:line="360" w:lineRule="exact"/>
              <w:rPr>
                <w:color w:val="000000"/>
              </w:rPr>
            </w:pPr>
            <w:r>
              <w:rPr>
                <w:rFonts w:hint="eastAsia"/>
                <w:color w:val="FF0000"/>
              </w:rPr>
              <w:t>不少于</w:t>
            </w:r>
            <w:r>
              <w:rPr>
                <w:rFonts w:hint="eastAsia"/>
                <w:color w:val="FF0000"/>
              </w:rPr>
              <w:t>3</w:t>
            </w:r>
            <w:r>
              <w:rPr>
                <w:rFonts w:hint="eastAsia"/>
                <w:color w:val="FF0000"/>
              </w:rPr>
              <w:t>个问题。</w:t>
            </w:r>
          </w:p>
        </w:tc>
      </w:tr>
      <w:tr w:rsidR="003339B6" w14:paraId="446F0517" w14:textId="77777777">
        <w:trPr>
          <w:trHeight w:val="90"/>
          <w:jc w:val="center"/>
        </w:trPr>
        <w:tc>
          <w:tcPr>
            <w:tcW w:w="8990" w:type="dxa"/>
            <w:tcBorders>
              <w:top w:val="single" w:sz="12" w:space="0" w:color="auto"/>
              <w:bottom w:val="single" w:sz="12" w:space="0" w:color="auto"/>
            </w:tcBorders>
          </w:tcPr>
          <w:p w14:paraId="64710FB8" w14:textId="77777777" w:rsidR="003339B6" w:rsidRDefault="00000000">
            <w:pPr>
              <w:pStyle w:val="a6"/>
              <w:tabs>
                <w:tab w:val="left" w:pos="5832"/>
              </w:tabs>
              <w:spacing w:beforeLines="50" w:before="161" w:afterLines="50" w:after="161" w:line="360" w:lineRule="exact"/>
              <w:ind w:leftChars="0" w:left="0" w:right="173"/>
              <w:rPr>
                <w:color w:val="000000"/>
              </w:rPr>
            </w:pPr>
            <w:r>
              <w:rPr>
                <w:color w:val="000000"/>
              </w:rPr>
              <w:t>学生回答问题：</w:t>
            </w:r>
          </w:p>
          <w:p w14:paraId="499B7B57" w14:textId="77777777" w:rsidR="003339B6" w:rsidRDefault="003339B6">
            <w:pPr>
              <w:pStyle w:val="a6"/>
              <w:tabs>
                <w:tab w:val="left" w:pos="5832"/>
              </w:tabs>
              <w:spacing w:beforeLines="50" w:before="161" w:afterLines="50" w:after="161" w:line="360" w:lineRule="exact"/>
              <w:ind w:leftChars="0" w:left="0" w:right="173" w:firstLineChars="200" w:firstLine="480"/>
              <w:rPr>
                <w:color w:val="000000"/>
              </w:rPr>
            </w:pPr>
          </w:p>
          <w:p w14:paraId="39695635" w14:textId="77777777" w:rsidR="003339B6" w:rsidRDefault="00000000">
            <w:pPr>
              <w:pStyle w:val="a6"/>
              <w:tabs>
                <w:tab w:val="left" w:pos="5832"/>
              </w:tabs>
              <w:spacing w:beforeLines="50" w:before="161" w:afterLines="50" w:after="161" w:line="360" w:lineRule="exact"/>
              <w:ind w:leftChars="0" w:left="0" w:right="173" w:firstLineChars="200" w:firstLine="480"/>
              <w:rPr>
                <w:color w:val="000000"/>
              </w:rPr>
            </w:pPr>
            <w:r>
              <w:rPr>
                <w:rFonts w:hint="eastAsia"/>
                <w:color w:val="FF0000"/>
              </w:rPr>
              <w:t>针对老师提的问题进行回答，总字数不少于</w:t>
            </w:r>
            <w:r>
              <w:rPr>
                <w:rFonts w:hint="eastAsia"/>
                <w:color w:val="FF0000"/>
              </w:rPr>
              <w:t>100</w:t>
            </w:r>
            <w:r>
              <w:rPr>
                <w:rFonts w:hint="eastAsia"/>
                <w:color w:val="FF0000"/>
              </w:rPr>
              <w:t>字。</w:t>
            </w:r>
          </w:p>
          <w:p w14:paraId="11F98EB0" w14:textId="77777777" w:rsidR="003339B6" w:rsidRDefault="003339B6">
            <w:pPr>
              <w:pStyle w:val="a6"/>
              <w:tabs>
                <w:tab w:val="left" w:pos="5832"/>
              </w:tabs>
              <w:spacing w:beforeLines="50" w:before="161" w:afterLines="50" w:after="161" w:line="360" w:lineRule="exact"/>
              <w:ind w:leftChars="0" w:left="0" w:right="173" w:firstLineChars="200" w:firstLine="480"/>
              <w:rPr>
                <w:color w:val="000000"/>
              </w:rPr>
            </w:pPr>
          </w:p>
          <w:p w14:paraId="75A48F81" w14:textId="77777777" w:rsidR="003339B6" w:rsidRDefault="003339B6">
            <w:pPr>
              <w:pStyle w:val="a6"/>
              <w:tabs>
                <w:tab w:val="left" w:pos="5832"/>
              </w:tabs>
              <w:spacing w:beforeLines="50" w:before="161" w:afterLines="50" w:after="161" w:line="360" w:lineRule="exact"/>
              <w:ind w:leftChars="0" w:left="0" w:right="173" w:firstLineChars="200" w:firstLine="480"/>
              <w:rPr>
                <w:color w:val="000000"/>
              </w:rPr>
            </w:pPr>
          </w:p>
          <w:p w14:paraId="7B269739" w14:textId="77777777" w:rsidR="003339B6" w:rsidRDefault="003339B6">
            <w:pPr>
              <w:pStyle w:val="a6"/>
              <w:tabs>
                <w:tab w:val="left" w:pos="5832"/>
              </w:tabs>
              <w:spacing w:beforeLines="50" w:before="161" w:afterLines="50" w:after="161" w:line="360" w:lineRule="exact"/>
              <w:ind w:leftChars="0" w:left="0" w:right="173" w:firstLineChars="200" w:firstLine="480"/>
              <w:rPr>
                <w:color w:val="000000"/>
              </w:rPr>
            </w:pPr>
          </w:p>
          <w:p w14:paraId="6171F345" w14:textId="77777777" w:rsidR="003339B6" w:rsidRDefault="003339B6">
            <w:pPr>
              <w:pStyle w:val="a6"/>
              <w:tabs>
                <w:tab w:val="left" w:pos="5832"/>
              </w:tabs>
              <w:spacing w:beforeLines="50" w:before="161" w:afterLines="50" w:after="161" w:line="360" w:lineRule="exact"/>
              <w:ind w:leftChars="0" w:left="0" w:right="173" w:firstLineChars="200" w:firstLine="480"/>
              <w:rPr>
                <w:color w:val="000000"/>
              </w:rPr>
            </w:pPr>
          </w:p>
          <w:p w14:paraId="69A9AE58" w14:textId="77777777" w:rsidR="003339B6" w:rsidRDefault="003339B6">
            <w:pPr>
              <w:pStyle w:val="a6"/>
              <w:tabs>
                <w:tab w:val="left" w:pos="5832"/>
              </w:tabs>
              <w:spacing w:beforeLines="50" w:before="161" w:afterLines="50" w:after="161" w:line="360" w:lineRule="exact"/>
              <w:ind w:leftChars="0" w:left="0" w:right="173" w:firstLineChars="200" w:firstLine="480"/>
              <w:rPr>
                <w:color w:val="000000"/>
              </w:rPr>
            </w:pPr>
          </w:p>
          <w:p w14:paraId="3DEB340E" w14:textId="77777777" w:rsidR="003339B6" w:rsidRDefault="003339B6">
            <w:pPr>
              <w:pStyle w:val="a6"/>
              <w:tabs>
                <w:tab w:val="left" w:pos="5832"/>
              </w:tabs>
              <w:spacing w:beforeLines="50" w:before="161" w:afterLines="50" w:after="161" w:line="360" w:lineRule="exact"/>
              <w:ind w:leftChars="0" w:left="0" w:right="173"/>
              <w:rPr>
                <w:color w:val="000000"/>
              </w:rPr>
            </w:pPr>
          </w:p>
          <w:p w14:paraId="15077B92" w14:textId="77777777" w:rsidR="003339B6" w:rsidRDefault="003339B6">
            <w:pPr>
              <w:pStyle w:val="a6"/>
              <w:tabs>
                <w:tab w:val="left" w:pos="5832"/>
              </w:tabs>
              <w:spacing w:beforeLines="50" w:before="161" w:afterLines="50" w:after="161" w:line="360" w:lineRule="exact"/>
              <w:ind w:leftChars="0" w:left="0" w:right="173" w:firstLineChars="200" w:firstLine="480"/>
              <w:rPr>
                <w:color w:val="000000"/>
              </w:rPr>
            </w:pPr>
          </w:p>
          <w:p w14:paraId="233BE140" w14:textId="77777777" w:rsidR="003339B6" w:rsidRDefault="003339B6">
            <w:pPr>
              <w:pStyle w:val="a6"/>
              <w:tabs>
                <w:tab w:val="left" w:pos="5832"/>
              </w:tabs>
              <w:spacing w:beforeLines="50" w:before="161" w:afterLines="50" w:after="161" w:line="360" w:lineRule="exact"/>
              <w:ind w:leftChars="0" w:left="0" w:right="173" w:firstLineChars="200" w:firstLine="480"/>
              <w:rPr>
                <w:color w:val="000000"/>
              </w:rPr>
            </w:pPr>
          </w:p>
          <w:p w14:paraId="14A03C8F" w14:textId="77777777" w:rsidR="003339B6" w:rsidRDefault="003339B6">
            <w:pPr>
              <w:pStyle w:val="a6"/>
              <w:tabs>
                <w:tab w:val="left" w:pos="5832"/>
              </w:tabs>
              <w:spacing w:beforeLines="50" w:before="161" w:afterLines="50" w:after="161" w:line="360" w:lineRule="exact"/>
              <w:ind w:leftChars="0" w:left="0" w:right="173" w:firstLineChars="200" w:firstLine="480"/>
              <w:rPr>
                <w:color w:val="000000"/>
              </w:rPr>
            </w:pPr>
          </w:p>
          <w:p w14:paraId="658A6A76" w14:textId="77777777" w:rsidR="003339B6" w:rsidRDefault="003339B6">
            <w:pPr>
              <w:pStyle w:val="a6"/>
              <w:tabs>
                <w:tab w:val="left" w:pos="5832"/>
              </w:tabs>
              <w:spacing w:beforeLines="50" w:before="161" w:afterLines="50" w:after="161" w:line="360" w:lineRule="exact"/>
              <w:ind w:leftChars="0" w:left="0" w:right="173" w:firstLineChars="200" w:firstLine="480"/>
              <w:rPr>
                <w:color w:val="000000"/>
              </w:rPr>
            </w:pPr>
          </w:p>
        </w:tc>
      </w:tr>
    </w:tbl>
    <w:p w14:paraId="1121D447" w14:textId="77777777" w:rsidR="003339B6" w:rsidRDefault="00000000">
      <w:pPr>
        <w:pageBreakBefore/>
        <w:spacing w:line="400" w:lineRule="exact"/>
        <w:ind w:firstLineChars="200" w:firstLine="643"/>
        <w:outlineLvl w:val="0"/>
        <w:rPr>
          <w:b/>
          <w:bCs/>
          <w:color w:val="000000"/>
          <w:sz w:val="32"/>
          <w:szCs w:val="32"/>
          <w:shd w:val="clear" w:color="auto" w:fill="FFFFFF"/>
        </w:rPr>
      </w:pPr>
      <w:bookmarkStart w:id="222" w:name="_Toc318"/>
      <w:r>
        <w:rPr>
          <w:rFonts w:hint="eastAsia"/>
          <w:b/>
          <w:bCs/>
          <w:color w:val="000000"/>
          <w:sz w:val="32"/>
          <w:szCs w:val="32"/>
          <w:shd w:val="clear" w:color="auto" w:fill="FFFFFF"/>
        </w:rPr>
        <w:lastRenderedPageBreak/>
        <w:t>附录</w:t>
      </w:r>
      <w:r>
        <w:rPr>
          <w:rFonts w:hint="eastAsia"/>
          <w:b/>
          <w:bCs/>
          <w:color w:val="000000"/>
          <w:sz w:val="32"/>
          <w:szCs w:val="32"/>
          <w:shd w:val="clear" w:color="auto" w:fill="FFFFFF"/>
        </w:rPr>
        <w:t xml:space="preserve">I </w:t>
      </w:r>
      <w:r>
        <w:rPr>
          <w:rFonts w:hint="eastAsia"/>
          <w:b/>
          <w:bCs/>
          <w:color w:val="000000"/>
          <w:sz w:val="32"/>
          <w:szCs w:val="32"/>
          <w:shd w:val="clear" w:color="auto" w:fill="FFFFFF"/>
        </w:rPr>
        <w:t>指导老师记录</w:t>
      </w:r>
      <w:bookmarkEnd w:id="222"/>
    </w:p>
    <w:p w14:paraId="4CB8B2A1" w14:textId="77777777" w:rsidR="003339B6" w:rsidRDefault="00000000">
      <w:pPr>
        <w:keepNext/>
        <w:spacing w:beforeLines="50" w:before="161"/>
        <w:jc w:val="center"/>
        <w:rPr>
          <w:rFonts w:ascii="黑体" w:eastAsia="黑体" w:hAnsi="黑体" w:cs="宋体" w:hint="eastAsia"/>
          <w:sz w:val="32"/>
          <w:szCs w:val="32"/>
        </w:rPr>
      </w:pPr>
      <w:bookmarkStart w:id="223" w:name="_Toc54979880"/>
      <w:bookmarkStart w:id="224" w:name="_Toc527736095"/>
      <w:bookmarkStart w:id="225" w:name="_Toc21903"/>
      <w:r>
        <w:rPr>
          <w:rFonts w:ascii="黑体" w:eastAsia="黑体" w:hAnsi="黑体" w:cs="宋体" w:hint="eastAsia"/>
          <w:sz w:val="32"/>
          <w:szCs w:val="32"/>
        </w:rPr>
        <w:t>湘潭大学数学与计算科学学院本科毕业论文(设计)</w:t>
      </w:r>
      <w:proofErr w:type="gramStart"/>
      <w:r>
        <w:rPr>
          <w:rFonts w:ascii="黑体" w:eastAsia="黑体" w:hAnsi="黑体" w:cs="宋体" w:hint="eastAsia"/>
          <w:sz w:val="32"/>
          <w:szCs w:val="32"/>
        </w:rPr>
        <w:t>周进展</w:t>
      </w:r>
      <w:proofErr w:type="gramEnd"/>
      <w:r>
        <w:rPr>
          <w:rFonts w:ascii="黑体" w:eastAsia="黑体" w:hAnsi="黑体" w:cs="宋体" w:hint="eastAsia"/>
          <w:sz w:val="32"/>
          <w:szCs w:val="32"/>
        </w:rPr>
        <w:t>记录表</w:t>
      </w:r>
      <w:bookmarkEnd w:id="223"/>
      <w:bookmarkEnd w:id="224"/>
      <w:bookmarkEnd w:id="225"/>
    </w:p>
    <w:tbl>
      <w:tblPr>
        <w:tblW w:w="970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204"/>
        <w:gridCol w:w="1626"/>
        <w:gridCol w:w="1964"/>
        <w:gridCol w:w="1722"/>
        <w:gridCol w:w="1600"/>
        <w:gridCol w:w="1593"/>
      </w:tblGrid>
      <w:tr w:rsidR="003339B6" w14:paraId="1E285A5B" w14:textId="77777777">
        <w:trPr>
          <w:trHeight w:val="567"/>
          <w:jc w:val="center"/>
        </w:trPr>
        <w:tc>
          <w:tcPr>
            <w:tcW w:w="1204" w:type="dxa"/>
            <w:vAlign w:val="center"/>
          </w:tcPr>
          <w:p w14:paraId="08B4CF04" w14:textId="77777777" w:rsidR="003339B6" w:rsidRDefault="00000000">
            <w:pPr>
              <w:jc w:val="center"/>
              <w:rPr>
                <w:szCs w:val="21"/>
              </w:rPr>
            </w:pPr>
            <w:r>
              <w:rPr>
                <w:szCs w:val="21"/>
              </w:rPr>
              <w:t>周次</w:t>
            </w:r>
          </w:p>
          <w:p w14:paraId="33EC4295" w14:textId="77777777" w:rsidR="003339B6" w:rsidRDefault="00000000">
            <w:pPr>
              <w:jc w:val="center"/>
              <w:rPr>
                <w:szCs w:val="21"/>
              </w:rPr>
            </w:pPr>
            <w:r>
              <w:rPr>
                <w:szCs w:val="21"/>
              </w:rPr>
              <w:t>(</w:t>
            </w:r>
            <w:r>
              <w:rPr>
                <w:szCs w:val="21"/>
              </w:rPr>
              <w:t>时间</w:t>
            </w:r>
            <w:r>
              <w:rPr>
                <w:szCs w:val="21"/>
              </w:rPr>
              <w:t>)</w:t>
            </w:r>
          </w:p>
        </w:tc>
        <w:tc>
          <w:tcPr>
            <w:tcW w:w="1626" w:type="dxa"/>
            <w:vAlign w:val="center"/>
          </w:tcPr>
          <w:p w14:paraId="0438DDAF" w14:textId="77777777" w:rsidR="003339B6" w:rsidRDefault="00000000">
            <w:pPr>
              <w:jc w:val="center"/>
              <w:rPr>
                <w:szCs w:val="21"/>
              </w:rPr>
            </w:pPr>
            <w:r>
              <w:rPr>
                <w:szCs w:val="21"/>
              </w:rPr>
              <w:t>本周任务</w:t>
            </w:r>
          </w:p>
        </w:tc>
        <w:tc>
          <w:tcPr>
            <w:tcW w:w="1964" w:type="dxa"/>
            <w:vAlign w:val="center"/>
          </w:tcPr>
          <w:p w14:paraId="358C53CA" w14:textId="77777777" w:rsidR="003339B6" w:rsidRDefault="00000000">
            <w:pPr>
              <w:jc w:val="center"/>
              <w:rPr>
                <w:szCs w:val="21"/>
              </w:rPr>
            </w:pPr>
            <w:r>
              <w:rPr>
                <w:szCs w:val="21"/>
              </w:rPr>
              <w:t>任务完成情况</w:t>
            </w:r>
          </w:p>
        </w:tc>
        <w:tc>
          <w:tcPr>
            <w:tcW w:w="1722" w:type="dxa"/>
            <w:vAlign w:val="center"/>
          </w:tcPr>
          <w:p w14:paraId="16D088B7" w14:textId="77777777" w:rsidR="003339B6" w:rsidRDefault="00000000">
            <w:pPr>
              <w:jc w:val="center"/>
              <w:rPr>
                <w:szCs w:val="21"/>
              </w:rPr>
            </w:pPr>
            <w:r>
              <w:rPr>
                <w:szCs w:val="21"/>
              </w:rPr>
              <w:t>存在问题</w:t>
            </w:r>
          </w:p>
        </w:tc>
        <w:tc>
          <w:tcPr>
            <w:tcW w:w="1600" w:type="dxa"/>
            <w:vAlign w:val="center"/>
          </w:tcPr>
          <w:p w14:paraId="7B06BDC2" w14:textId="77777777" w:rsidR="003339B6" w:rsidRDefault="00000000">
            <w:pPr>
              <w:jc w:val="center"/>
              <w:rPr>
                <w:szCs w:val="21"/>
              </w:rPr>
            </w:pPr>
            <w:r>
              <w:rPr>
                <w:rFonts w:hint="eastAsia"/>
                <w:szCs w:val="21"/>
              </w:rPr>
              <w:t>老师</w:t>
            </w:r>
            <w:r>
              <w:rPr>
                <w:szCs w:val="21"/>
              </w:rPr>
              <w:t>指导情况</w:t>
            </w:r>
          </w:p>
        </w:tc>
        <w:tc>
          <w:tcPr>
            <w:tcW w:w="1593" w:type="dxa"/>
            <w:vAlign w:val="center"/>
          </w:tcPr>
          <w:p w14:paraId="5C637D74" w14:textId="77777777" w:rsidR="003339B6" w:rsidRDefault="00000000">
            <w:pPr>
              <w:jc w:val="center"/>
              <w:rPr>
                <w:szCs w:val="21"/>
              </w:rPr>
            </w:pPr>
            <w:r>
              <w:rPr>
                <w:rFonts w:hint="eastAsia"/>
                <w:szCs w:val="21"/>
              </w:rPr>
              <w:t>指导教师</w:t>
            </w:r>
            <w:r>
              <w:rPr>
                <w:szCs w:val="21"/>
              </w:rPr>
              <w:t>、学生签名</w:t>
            </w:r>
          </w:p>
        </w:tc>
      </w:tr>
      <w:tr w:rsidR="003339B6" w14:paraId="32C3C002" w14:textId="77777777">
        <w:trPr>
          <w:trHeight w:hRule="exact" w:val="1588"/>
          <w:jc w:val="center"/>
        </w:trPr>
        <w:tc>
          <w:tcPr>
            <w:tcW w:w="1204" w:type="dxa"/>
            <w:vAlign w:val="center"/>
          </w:tcPr>
          <w:p w14:paraId="72CC5EE9" w14:textId="77777777" w:rsidR="003339B6" w:rsidRDefault="00000000">
            <w:pPr>
              <w:jc w:val="center"/>
              <w:rPr>
                <w:szCs w:val="21"/>
              </w:rPr>
            </w:pPr>
            <w:bookmarkStart w:id="226" w:name="_Hlk212535492"/>
            <w:r>
              <w:rPr>
                <w:szCs w:val="21"/>
              </w:rPr>
              <w:t>第</w:t>
            </w:r>
            <w:r>
              <w:rPr>
                <w:szCs w:val="21"/>
              </w:rPr>
              <w:t>1</w:t>
            </w:r>
            <w:r>
              <w:rPr>
                <w:rFonts w:hint="eastAsia"/>
                <w:szCs w:val="21"/>
              </w:rPr>
              <w:t>-2</w:t>
            </w:r>
            <w:r>
              <w:rPr>
                <w:szCs w:val="21"/>
              </w:rPr>
              <w:t>周</w:t>
            </w:r>
          </w:p>
        </w:tc>
        <w:tc>
          <w:tcPr>
            <w:tcW w:w="1626" w:type="dxa"/>
            <w:vAlign w:val="center"/>
          </w:tcPr>
          <w:p w14:paraId="13C2417A" w14:textId="77777777" w:rsidR="003339B6" w:rsidRDefault="003339B6">
            <w:pPr>
              <w:jc w:val="center"/>
              <w:rPr>
                <w:szCs w:val="21"/>
              </w:rPr>
            </w:pPr>
          </w:p>
          <w:p w14:paraId="0C8FFEBD" w14:textId="77777777" w:rsidR="003339B6" w:rsidRDefault="003339B6">
            <w:pPr>
              <w:jc w:val="center"/>
              <w:rPr>
                <w:szCs w:val="21"/>
              </w:rPr>
            </w:pPr>
          </w:p>
        </w:tc>
        <w:tc>
          <w:tcPr>
            <w:tcW w:w="1964" w:type="dxa"/>
            <w:vAlign w:val="center"/>
          </w:tcPr>
          <w:p w14:paraId="47165BE9" w14:textId="77777777" w:rsidR="003339B6" w:rsidRDefault="003339B6">
            <w:pPr>
              <w:jc w:val="center"/>
              <w:rPr>
                <w:szCs w:val="21"/>
              </w:rPr>
            </w:pPr>
          </w:p>
        </w:tc>
        <w:tc>
          <w:tcPr>
            <w:tcW w:w="1722" w:type="dxa"/>
            <w:vAlign w:val="center"/>
          </w:tcPr>
          <w:p w14:paraId="6A506430" w14:textId="77777777" w:rsidR="003339B6" w:rsidRDefault="003339B6">
            <w:pPr>
              <w:jc w:val="center"/>
              <w:rPr>
                <w:szCs w:val="21"/>
              </w:rPr>
            </w:pPr>
          </w:p>
        </w:tc>
        <w:tc>
          <w:tcPr>
            <w:tcW w:w="1600" w:type="dxa"/>
            <w:vAlign w:val="center"/>
          </w:tcPr>
          <w:p w14:paraId="1D94ECA7" w14:textId="77777777" w:rsidR="003339B6" w:rsidRDefault="00000000">
            <w:pPr>
              <w:jc w:val="center"/>
              <w:rPr>
                <w:szCs w:val="21"/>
              </w:rPr>
            </w:pPr>
            <w:r>
              <w:rPr>
                <w:rFonts w:hint="eastAsia"/>
                <w:szCs w:val="21"/>
              </w:rPr>
              <w:t>不少于</w:t>
            </w:r>
            <w:r>
              <w:rPr>
                <w:rFonts w:hint="eastAsia"/>
                <w:szCs w:val="21"/>
              </w:rPr>
              <w:t>30</w:t>
            </w:r>
            <w:r>
              <w:rPr>
                <w:rFonts w:hint="eastAsia"/>
                <w:szCs w:val="21"/>
              </w:rPr>
              <w:t>字</w:t>
            </w:r>
          </w:p>
        </w:tc>
        <w:tc>
          <w:tcPr>
            <w:tcW w:w="1593" w:type="dxa"/>
            <w:vAlign w:val="center"/>
          </w:tcPr>
          <w:p w14:paraId="6D93D9A5" w14:textId="77777777" w:rsidR="003339B6" w:rsidRDefault="00000000">
            <w:pPr>
              <w:spacing w:line="360" w:lineRule="exact"/>
              <w:ind w:leftChars="-50" w:left="-105"/>
              <w:jc w:val="center"/>
              <w:rPr>
                <w:szCs w:val="21"/>
              </w:rPr>
            </w:pPr>
            <w:r>
              <w:rPr>
                <w:rFonts w:hint="eastAsia"/>
                <w:szCs w:val="21"/>
              </w:rPr>
              <w:t>指导教师签名：</w:t>
            </w:r>
          </w:p>
          <w:p w14:paraId="4FB46C27" w14:textId="77777777" w:rsidR="003339B6" w:rsidRDefault="00000000">
            <w:pPr>
              <w:spacing w:line="360" w:lineRule="exact"/>
              <w:jc w:val="left"/>
              <w:rPr>
                <w:szCs w:val="21"/>
              </w:rPr>
            </w:pPr>
            <w:r>
              <w:rPr>
                <w:rFonts w:hint="eastAsia"/>
                <w:szCs w:val="21"/>
                <w:u w:val="single"/>
              </w:rPr>
              <w:t xml:space="preserve">             </w:t>
            </w:r>
          </w:p>
          <w:p w14:paraId="3CB81140" w14:textId="77777777" w:rsidR="003339B6" w:rsidRDefault="00000000">
            <w:pPr>
              <w:spacing w:line="360" w:lineRule="exact"/>
              <w:jc w:val="center"/>
              <w:rPr>
                <w:szCs w:val="21"/>
              </w:rPr>
            </w:pPr>
            <w:r>
              <w:rPr>
                <w:rFonts w:hint="eastAsia"/>
                <w:szCs w:val="21"/>
              </w:rPr>
              <w:t>学生签名：</w:t>
            </w:r>
          </w:p>
          <w:p w14:paraId="06E2D96A" w14:textId="77777777" w:rsidR="003339B6" w:rsidRDefault="00000000">
            <w:pPr>
              <w:spacing w:line="360" w:lineRule="exact"/>
              <w:jc w:val="left"/>
              <w:rPr>
                <w:szCs w:val="21"/>
                <w:u w:val="single"/>
              </w:rPr>
            </w:pPr>
            <w:r>
              <w:rPr>
                <w:rFonts w:hint="eastAsia"/>
                <w:szCs w:val="21"/>
                <w:u w:val="single"/>
              </w:rPr>
              <w:t xml:space="preserve">             </w:t>
            </w:r>
          </w:p>
        </w:tc>
      </w:tr>
      <w:tr w:rsidR="003339B6" w14:paraId="7D5D2411" w14:textId="77777777">
        <w:trPr>
          <w:trHeight w:hRule="exact" w:val="1588"/>
          <w:jc w:val="center"/>
        </w:trPr>
        <w:tc>
          <w:tcPr>
            <w:tcW w:w="1204" w:type="dxa"/>
            <w:vAlign w:val="center"/>
          </w:tcPr>
          <w:p w14:paraId="01862B00" w14:textId="77777777" w:rsidR="003339B6" w:rsidRDefault="00000000">
            <w:pPr>
              <w:jc w:val="center"/>
              <w:rPr>
                <w:szCs w:val="21"/>
              </w:rPr>
            </w:pPr>
            <w:r>
              <w:rPr>
                <w:szCs w:val="21"/>
              </w:rPr>
              <w:t>第</w:t>
            </w:r>
            <w:r>
              <w:rPr>
                <w:rFonts w:hint="eastAsia"/>
                <w:szCs w:val="21"/>
              </w:rPr>
              <w:t>3-4</w:t>
            </w:r>
            <w:r>
              <w:rPr>
                <w:szCs w:val="21"/>
              </w:rPr>
              <w:t>周</w:t>
            </w:r>
          </w:p>
        </w:tc>
        <w:tc>
          <w:tcPr>
            <w:tcW w:w="1626" w:type="dxa"/>
            <w:vAlign w:val="center"/>
          </w:tcPr>
          <w:p w14:paraId="038FCE03" w14:textId="77777777" w:rsidR="003339B6" w:rsidRDefault="003339B6">
            <w:pPr>
              <w:rPr>
                <w:szCs w:val="21"/>
              </w:rPr>
            </w:pPr>
          </w:p>
        </w:tc>
        <w:tc>
          <w:tcPr>
            <w:tcW w:w="1964" w:type="dxa"/>
            <w:vAlign w:val="center"/>
          </w:tcPr>
          <w:p w14:paraId="2FC1EBA4" w14:textId="77777777" w:rsidR="003339B6" w:rsidRDefault="003339B6">
            <w:pPr>
              <w:jc w:val="center"/>
              <w:rPr>
                <w:szCs w:val="21"/>
              </w:rPr>
            </w:pPr>
          </w:p>
        </w:tc>
        <w:tc>
          <w:tcPr>
            <w:tcW w:w="1722" w:type="dxa"/>
            <w:vAlign w:val="center"/>
          </w:tcPr>
          <w:p w14:paraId="15C3DBA5" w14:textId="77777777" w:rsidR="003339B6" w:rsidRDefault="003339B6">
            <w:pPr>
              <w:jc w:val="center"/>
              <w:rPr>
                <w:szCs w:val="21"/>
              </w:rPr>
            </w:pPr>
          </w:p>
        </w:tc>
        <w:tc>
          <w:tcPr>
            <w:tcW w:w="1600" w:type="dxa"/>
            <w:vAlign w:val="center"/>
          </w:tcPr>
          <w:p w14:paraId="09425939" w14:textId="77777777" w:rsidR="003339B6" w:rsidRDefault="003339B6">
            <w:pPr>
              <w:jc w:val="center"/>
              <w:rPr>
                <w:szCs w:val="21"/>
              </w:rPr>
            </w:pPr>
          </w:p>
        </w:tc>
        <w:tc>
          <w:tcPr>
            <w:tcW w:w="1593" w:type="dxa"/>
            <w:vAlign w:val="center"/>
          </w:tcPr>
          <w:p w14:paraId="2EB0511E" w14:textId="77777777" w:rsidR="003339B6" w:rsidRDefault="00000000">
            <w:pPr>
              <w:spacing w:line="360" w:lineRule="exact"/>
              <w:ind w:leftChars="-50" w:left="-105"/>
              <w:jc w:val="center"/>
              <w:rPr>
                <w:szCs w:val="21"/>
              </w:rPr>
            </w:pPr>
            <w:bookmarkStart w:id="227" w:name="OLE_LINK4"/>
            <w:r>
              <w:rPr>
                <w:rFonts w:hint="eastAsia"/>
                <w:szCs w:val="21"/>
              </w:rPr>
              <w:t>指导教师签名：</w:t>
            </w:r>
          </w:p>
          <w:p w14:paraId="60398269" w14:textId="77777777" w:rsidR="003339B6" w:rsidRDefault="00000000">
            <w:pPr>
              <w:spacing w:line="360" w:lineRule="exact"/>
              <w:rPr>
                <w:szCs w:val="21"/>
              </w:rPr>
            </w:pPr>
            <w:r>
              <w:rPr>
                <w:rFonts w:hint="eastAsia"/>
                <w:szCs w:val="21"/>
                <w:u w:val="single"/>
              </w:rPr>
              <w:t xml:space="preserve">               </w:t>
            </w:r>
          </w:p>
          <w:p w14:paraId="2812EFD1" w14:textId="77777777" w:rsidR="003339B6" w:rsidRDefault="00000000">
            <w:pPr>
              <w:spacing w:line="360" w:lineRule="exact"/>
              <w:jc w:val="center"/>
              <w:rPr>
                <w:szCs w:val="21"/>
              </w:rPr>
            </w:pPr>
            <w:r>
              <w:rPr>
                <w:rFonts w:hint="eastAsia"/>
                <w:szCs w:val="21"/>
              </w:rPr>
              <w:t>学生签名：</w:t>
            </w:r>
          </w:p>
          <w:p w14:paraId="69E56E05" w14:textId="77777777" w:rsidR="003339B6" w:rsidRDefault="00000000">
            <w:pPr>
              <w:spacing w:line="360" w:lineRule="exact"/>
              <w:rPr>
                <w:szCs w:val="21"/>
                <w:u w:val="single"/>
              </w:rPr>
            </w:pPr>
            <w:r>
              <w:rPr>
                <w:rFonts w:hint="eastAsia"/>
                <w:szCs w:val="21"/>
                <w:u w:val="single"/>
              </w:rPr>
              <w:t xml:space="preserve">              </w:t>
            </w:r>
            <w:bookmarkEnd w:id="227"/>
          </w:p>
        </w:tc>
      </w:tr>
      <w:bookmarkEnd w:id="226"/>
      <w:tr w:rsidR="003339B6" w14:paraId="767A5C26" w14:textId="77777777">
        <w:trPr>
          <w:trHeight w:hRule="exact" w:val="1588"/>
          <w:jc w:val="center"/>
        </w:trPr>
        <w:tc>
          <w:tcPr>
            <w:tcW w:w="1204" w:type="dxa"/>
            <w:vAlign w:val="center"/>
          </w:tcPr>
          <w:p w14:paraId="459ED898" w14:textId="77777777" w:rsidR="003339B6" w:rsidRDefault="00000000">
            <w:pPr>
              <w:jc w:val="center"/>
              <w:rPr>
                <w:szCs w:val="21"/>
              </w:rPr>
            </w:pPr>
            <w:r>
              <w:rPr>
                <w:szCs w:val="21"/>
              </w:rPr>
              <w:t>第</w:t>
            </w:r>
            <w:r>
              <w:rPr>
                <w:rFonts w:hint="eastAsia"/>
                <w:szCs w:val="21"/>
              </w:rPr>
              <w:t>4-5</w:t>
            </w:r>
            <w:r>
              <w:rPr>
                <w:szCs w:val="21"/>
              </w:rPr>
              <w:t>周</w:t>
            </w:r>
          </w:p>
        </w:tc>
        <w:tc>
          <w:tcPr>
            <w:tcW w:w="1626" w:type="dxa"/>
            <w:vAlign w:val="center"/>
          </w:tcPr>
          <w:p w14:paraId="15056712" w14:textId="77777777" w:rsidR="003339B6" w:rsidRDefault="003339B6">
            <w:pPr>
              <w:jc w:val="center"/>
              <w:rPr>
                <w:szCs w:val="21"/>
              </w:rPr>
            </w:pPr>
          </w:p>
        </w:tc>
        <w:tc>
          <w:tcPr>
            <w:tcW w:w="1964" w:type="dxa"/>
            <w:vAlign w:val="center"/>
          </w:tcPr>
          <w:p w14:paraId="7C6C7581" w14:textId="77777777" w:rsidR="003339B6" w:rsidRDefault="003339B6">
            <w:pPr>
              <w:jc w:val="center"/>
              <w:rPr>
                <w:szCs w:val="21"/>
              </w:rPr>
            </w:pPr>
          </w:p>
        </w:tc>
        <w:tc>
          <w:tcPr>
            <w:tcW w:w="1722" w:type="dxa"/>
            <w:vAlign w:val="center"/>
          </w:tcPr>
          <w:p w14:paraId="11FC4154" w14:textId="77777777" w:rsidR="003339B6" w:rsidRDefault="003339B6">
            <w:pPr>
              <w:jc w:val="center"/>
              <w:rPr>
                <w:szCs w:val="21"/>
              </w:rPr>
            </w:pPr>
          </w:p>
        </w:tc>
        <w:tc>
          <w:tcPr>
            <w:tcW w:w="1600" w:type="dxa"/>
            <w:vAlign w:val="center"/>
          </w:tcPr>
          <w:p w14:paraId="6472A3CB" w14:textId="77777777" w:rsidR="003339B6" w:rsidRDefault="003339B6">
            <w:pPr>
              <w:jc w:val="center"/>
              <w:rPr>
                <w:szCs w:val="21"/>
              </w:rPr>
            </w:pPr>
          </w:p>
        </w:tc>
        <w:tc>
          <w:tcPr>
            <w:tcW w:w="1593" w:type="dxa"/>
            <w:vAlign w:val="center"/>
          </w:tcPr>
          <w:p w14:paraId="11AC82DD" w14:textId="77777777" w:rsidR="003339B6" w:rsidRDefault="00000000">
            <w:pPr>
              <w:spacing w:line="360" w:lineRule="exact"/>
              <w:ind w:leftChars="-50" w:left="-105"/>
              <w:jc w:val="center"/>
              <w:rPr>
                <w:szCs w:val="21"/>
              </w:rPr>
            </w:pPr>
            <w:r>
              <w:rPr>
                <w:rFonts w:hint="eastAsia"/>
                <w:szCs w:val="21"/>
              </w:rPr>
              <w:t>指导教师签名：</w:t>
            </w:r>
          </w:p>
          <w:p w14:paraId="11F9D0D0" w14:textId="77777777" w:rsidR="003339B6" w:rsidRDefault="00000000">
            <w:pPr>
              <w:spacing w:line="360" w:lineRule="exact"/>
              <w:jc w:val="left"/>
              <w:rPr>
                <w:szCs w:val="21"/>
              </w:rPr>
            </w:pPr>
            <w:r>
              <w:rPr>
                <w:szCs w:val="21"/>
                <w:u w:val="single"/>
              </w:rPr>
              <w:t xml:space="preserve">             </w:t>
            </w:r>
          </w:p>
          <w:p w14:paraId="20658626" w14:textId="77777777" w:rsidR="003339B6" w:rsidRDefault="00000000">
            <w:pPr>
              <w:spacing w:line="360" w:lineRule="exact"/>
              <w:jc w:val="center"/>
              <w:rPr>
                <w:szCs w:val="21"/>
              </w:rPr>
            </w:pPr>
            <w:r>
              <w:rPr>
                <w:rFonts w:hint="eastAsia"/>
                <w:szCs w:val="21"/>
              </w:rPr>
              <w:t>学生签名：</w:t>
            </w:r>
          </w:p>
          <w:p w14:paraId="6A6B6E69" w14:textId="77777777" w:rsidR="003339B6" w:rsidRDefault="00000000">
            <w:pPr>
              <w:spacing w:line="360" w:lineRule="exact"/>
              <w:jc w:val="left"/>
              <w:rPr>
                <w:szCs w:val="21"/>
                <w:u w:val="single"/>
              </w:rPr>
            </w:pPr>
            <w:r>
              <w:rPr>
                <w:szCs w:val="21"/>
                <w:u w:val="single"/>
              </w:rPr>
              <w:t xml:space="preserve">             </w:t>
            </w:r>
          </w:p>
        </w:tc>
      </w:tr>
      <w:tr w:rsidR="003339B6" w14:paraId="2C0254D8" w14:textId="77777777">
        <w:trPr>
          <w:trHeight w:hRule="exact" w:val="1588"/>
          <w:jc w:val="center"/>
        </w:trPr>
        <w:tc>
          <w:tcPr>
            <w:tcW w:w="1204" w:type="dxa"/>
            <w:vAlign w:val="center"/>
          </w:tcPr>
          <w:p w14:paraId="4E93532E" w14:textId="77777777" w:rsidR="003339B6" w:rsidRDefault="00000000">
            <w:pPr>
              <w:jc w:val="center"/>
              <w:rPr>
                <w:szCs w:val="21"/>
              </w:rPr>
            </w:pPr>
            <w:r>
              <w:rPr>
                <w:szCs w:val="21"/>
              </w:rPr>
              <w:t>第</w:t>
            </w:r>
            <w:r>
              <w:rPr>
                <w:rFonts w:hint="eastAsia"/>
                <w:szCs w:val="21"/>
              </w:rPr>
              <w:t>5-6</w:t>
            </w:r>
            <w:r>
              <w:rPr>
                <w:szCs w:val="21"/>
              </w:rPr>
              <w:t>周</w:t>
            </w:r>
          </w:p>
        </w:tc>
        <w:tc>
          <w:tcPr>
            <w:tcW w:w="1626" w:type="dxa"/>
            <w:vAlign w:val="center"/>
          </w:tcPr>
          <w:p w14:paraId="05A1A736" w14:textId="77777777" w:rsidR="003339B6" w:rsidRDefault="003339B6">
            <w:pPr>
              <w:jc w:val="center"/>
              <w:rPr>
                <w:szCs w:val="21"/>
              </w:rPr>
            </w:pPr>
          </w:p>
        </w:tc>
        <w:tc>
          <w:tcPr>
            <w:tcW w:w="1964" w:type="dxa"/>
            <w:vAlign w:val="center"/>
          </w:tcPr>
          <w:p w14:paraId="758695B9" w14:textId="77777777" w:rsidR="003339B6" w:rsidRDefault="003339B6">
            <w:pPr>
              <w:jc w:val="center"/>
              <w:rPr>
                <w:szCs w:val="21"/>
              </w:rPr>
            </w:pPr>
          </w:p>
        </w:tc>
        <w:tc>
          <w:tcPr>
            <w:tcW w:w="1722" w:type="dxa"/>
            <w:vAlign w:val="center"/>
          </w:tcPr>
          <w:p w14:paraId="3FAC4B5B" w14:textId="77777777" w:rsidR="003339B6" w:rsidRDefault="003339B6">
            <w:pPr>
              <w:jc w:val="center"/>
              <w:rPr>
                <w:szCs w:val="21"/>
              </w:rPr>
            </w:pPr>
          </w:p>
        </w:tc>
        <w:tc>
          <w:tcPr>
            <w:tcW w:w="1600" w:type="dxa"/>
            <w:vAlign w:val="center"/>
          </w:tcPr>
          <w:p w14:paraId="13AEE837" w14:textId="77777777" w:rsidR="003339B6" w:rsidRDefault="003339B6">
            <w:pPr>
              <w:jc w:val="center"/>
              <w:rPr>
                <w:szCs w:val="21"/>
              </w:rPr>
            </w:pPr>
          </w:p>
        </w:tc>
        <w:tc>
          <w:tcPr>
            <w:tcW w:w="1593" w:type="dxa"/>
            <w:vAlign w:val="center"/>
          </w:tcPr>
          <w:p w14:paraId="127859BB" w14:textId="77777777" w:rsidR="003339B6" w:rsidRDefault="00000000">
            <w:pPr>
              <w:spacing w:line="360" w:lineRule="exact"/>
              <w:ind w:leftChars="-50" w:left="-105"/>
              <w:jc w:val="center"/>
              <w:rPr>
                <w:szCs w:val="21"/>
              </w:rPr>
            </w:pPr>
            <w:r>
              <w:rPr>
                <w:rFonts w:hint="eastAsia"/>
                <w:szCs w:val="21"/>
              </w:rPr>
              <w:t>指导教师签名：</w:t>
            </w:r>
          </w:p>
          <w:p w14:paraId="74DF8395" w14:textId="77777777" w:rsidR="003339B6" w:rsidRDefault="00000000">
            <w:pPr>
              <w:spacing w:line="360" w:lineRule="exact"/>
              <w:rPr>
                <w:szCs w:val="21"/>
              </w:rPr>
            </w:pPr>
            <w:r>
              <w:rPr>
                <w:szCs w:val="21"/>
                <w:u w:val="single"/>
              </w:rPr>
              <w:t xml:space="preserve">               </w:t>
            </w:r>
          </w:p>
          <w:p w14:paraId="13697DFE" w14:textId="77777777" w:rsidR="003339B6" w:rsidRDefault="00000000">
            <w:pPr>
              <w:spacing w:line="360" w:lineRule="exact"/>
              <w:jc w:val="center"/>
              <w:rPr>
                <w:szCs w:val="21"/>
              </w:rPr>
            </w:pPr>
            <w:r>
              <w:rPr>
                <w:rFonts w:hint="eastAsia"/>
                <w:szCs w:val="21"/>
              </w:rPr>
              <w:t>学生签名：</w:t>
            </w:r>
          </w:p>
          <w:p w14:paraId="20B78B75" w14:textId="77777777" w:rsidR="003339B6" w:rsidRDefault="00000000">
            <w:pPr>
              <w:spacing w:line="360" w:lineRule="exact"/>
              <w:rPr>
                <w:szCs w:val="21"/>
                <w:u w:val="single"/>
              </w:rPr>
            </w:pPr>
            <w:r>
              <w:rPr>
                <w:szCs w:val="21"/>
                <w:u w:val="single"/>
              </w:rPr>
              <w:t xml:space="preserve">              </w:t>
            </w:r>
          </w:p>
        </w:tc>
      </w:tr>
      <w:tr w:rsidR="003339B6" w14:paraId="36D6EDCA" w14:textId="77777777">
        <w:trPr>
          <w:trHeight w:hRule="exact" w:val="1588"/>
          <w:jc w:val="center"/>
        </w:trPr>
        <w:tc>
          <w:tcPr>
            <w:tcW w:w="1204" w:type="dxa"/>
            <w:vAlign w:val="center"/>
          </w:tcPr>
          <w:p w14:paraId="3823C358" w14:textId="77777777" w:rsidR="003339B6" w:rsidRDefault="00000000">
            <w:pPr>
              <w:jc w:val="center"/>
              <w:rPr>
                <w:szCs w:val="21"/>
              </w:rPr>
            </w:pPr>
            <w:r>
              <w:rPr>
                <w:szCs w:val="21"/>
              </w:rPr>
              <w:t>第</w:t>
            </w:r>
            <w:r>
              <w:rPr>
                <w:rFonts w:hint="eastAsia"/>
                <w:szCs w:val="21"/>
              </w:rPr>
              <w:t>7-8</w:t>
            </w:r>
            <w:r>
              <w:rPr>
                <w:szCs w:val="21"/>
              </w:rPr>
              <w:t>周</w:t>
            </w:r>
          </w:p>
        </w:tc>
        <w:tc>
          <w:tcPr>
            <w:tcW w:w="1626" w:type="dxa"/>
            <w:vAlign w:val="center"/>
          </w:tcPr>
          <w:p w14:paraId="1532EF24" w14:textId="77777777" w:rsidR="003339B6" w:rsidRDefault="003339B6">
            <w:pPr>
              <w:jc w:val="center"/>
              <w:rPr>
                <w:szCs w:val="21"/>
              </w:rPr>
            </w:pPr>
          </w:p>
        </w:tc>
        <w:tc>
          <w:tcPr>
            <w:tcW w:w="1964" w:type="dxa"/>
            <w:vAlign w:val="center"/>
          </w:tcPr>
          <w:p w14:paraId="44CF8E4D" w14:textId="77777777" w:rsidR="003339B6" w:rsidRDefault="003339B6">
            <w:pPr>
              <w:jc w:val="center"/>
              <w:rPr>
                <w:szCs w:val="21"/>
              </w:rPr>
            </w:pPr>
          </w:p>
        </w:tc>
        <w:tc>
          <w:tcPr>
            <w:tcW w:w="1722" w:type="dxa"/>
            <w:vAlign w:val="center"/>
          </w:tcPr>
          <w:p w14:paraId="3EE599D2" w14:textId="77777777" w:rsidR="003339B6" w:rsidRDefault="003339B6">
            <w:pPr>
              <w:jc w:val="center"/>
              <w:rPr>
                <w:szCs w:val="21"/>
              </w:rPr>
            </w:pPr>
          </w:p>
        </w:tc>
        <w:tc>
          <w:tcPr>
            <w:tcW w:w="1600" w:type="dxa"/>
            <w:vAlign w:val="center"/>
          </w:tcPr>
          <w:p w14:paraId="5787A8D1" w14:textId="77777777" w:rsidR="003339B6" w:rsidRDefault="003339B6">
            <w:pPr>
              <w:jc w:val="center"/>
              <w:rPr>
                <w:szCs w:val="21"/>
              </w:rPr>
            </w:pPr>
          </w:p>
        </w:tc>
        <w:tc>
          <w:tcPr>
            <w:tcW w:w="1593" w:type="dxa"/>
            <w:vAlign w:val="center"/>
          </w:tcPr>
          <w:p w14:paraId="2CD193CB" w14:textId="77777777" w:rsidR="003339B6" w:rsidRDefault="00000000">
            <w:pPr>
              <w:spacing w:line="360" w:lineRule="exact"/>
              <w:ind w:leftChars="-50" w:left="-105"/>
              <w:jc w:val="center"/>
              <w:rPr>
                <w:szCs w:val="21"/>
              </w:rPr>
            </w:pPr>
            <w:r>
              <w:rPr>
                <w:rFonts w:hint="eastAsia"/>
                <w:szCs w:val="21"/>
              </w:rPr>
              <w:t>指导教师签名：</w:t>
            </w:r>
          </w:p>
          <w:p w14:paraId="766A55B6" w14:textId="77777777" w:rsidR="003339B6" w:rsidRDefault="00000000">
            <w:pPr>
              <w:spacing w:line="360" w:lineRule="exact"/>
              <w:jc w:val="left"/>
              <w:rPr>
                <w:szCs w:val="21"/>
              </w:rPr>
            </w:pPr>
            <w:r>
              <w:rPr>
                <w:szCs w:val="21"/>
                <w:u w:val="single"/>
              </w:rPr>
              <w:t xml:space="preserve">             </w:t>
            </w:r>
          </w:p>
          <w:p w14:paraId="7F19D766" w14:textId="77777777" w:rsidR="003339B6" w:rsidRDefault="00000000">
            <w:pPr>
              <w:spacing w:line="360" w:lineRule="exact"/>
              <w:jc w:val="center"/>
              <w:rPr>
                <w:szCs w:val="21"/>
              </w:rPr>
            </w:pPr>
            <w:r>
              <w:rPr>
                <w:rFonts w:hint="eastAsia"/>
                <w:szCs w:val="21"/>
              </w:rPr>
              <w:t>学生签名：</w:t>
            </w:r>
          </w:p>
          <w:p w14:paraId="276819C0" w14:textId="77777777" w:rsidR="003339B6" w:rsidRDefault="00000000">
            <w:pPr>
              <w:spacing w:line="360" w:lineRule="exact"/>
              <w:jc w:val="left"/>
              <w:rPr>
                <w:szCs w:val="21"/>
                <w:u w:val="single"/>
              </w:rPr>
            </w:pPr>
            <w:r>
              <w:rPr>
                <w:szCs w:val="21"/>
                <w:u w:val="single"/>
              </w:rPr>
              <w:t xml:space="preserve">             </w:t>
            </w:r>
          </w:p>
        </w:tc>
      </w:tr>
      <w:tr w:rsidR="003339B6" w14:paraId="2AC7F0C5" w14:textId="77777777">
        <w:trPr>
          <w:trHeight w:hRule="exact" w:val="1588"/>
          <w:jc w:val="center"/>
        </w:trPr>
        <w:tc>
          <w:tcPr>
            <w:tcW w:w="1204" w:type="dxa"/>
            <w:vAlign w:val="center"/>
          </w:tcPr>
          <w:p w14:paraId="487F829E" w14:textId="77777777" w:rsidR="003339B6" w:rsidRDefault="00000000">
            <w:pPr>
              <w:jc w:val="center"/>
              <w:rPr>
                <w:szCs w:val="21"/>
              </w:rPr>
            </w:pPr>
            <w:r>
              <w:rPr>
                <w:szCs w:val="21"/>
              </w:rPr>
              <w:t>第</w:t>
            </w:r>
            <w:r>
              <w:rPr>
                <w:rFonts w:hint="eastAsia"/>
                <w:szCs w:val="21"/>
              </w:rPr>
              <w:t>9-10</w:t>
            </w:r>
            <w:r>
              <w:rPr>
                <w:szCs w:val="21"/>
              </w:rPr>
              <w:t>周</w:t>
            </w:r>
          </w:p>
        </w:tc>
        <w:tc>
          <w:tcPr>
            <w:tcW w:w="1626" w:type="dxa"/>
            <w:vAlign w:val="center"/>
          </w:tcPr>
          <w:p w14:paraId="3D0752BC" w14:textId="77777777" w:rsidR="003339B6" w:rsidRDefault="003339B6">
            <w:pPr>
              <w:jc w:val="center"/>
              <w:rPr>
                <w:szCs w:val="21"/>
              </w:rPr>
            </w:pPr>
          </w:p>
        </w:tc>
        <w:tc>
          <w:tcPr>
            <w:tcW w:w="1964" w:type="dxa"/>
            <w:vAlign w:val="center"/>
          </w:tcPr>
          <w:p w14:paraId="557049B6" w14:textId="77777777" w:rsidR="003339B6" w:rsidRDefault="003339B6">
            <w:pPr>
              <w:jc w:val="center"/>
              <w:rPr>
                <w:szCs w:val="21"/>
              </w:rPr>
            </w:pPr>
          </w:p>
        </w:tc>
        <w:tc>
          <w:tcPr>
            <w:tcW w:w="1722" w:type="dxa"/>
            <w:vAlign w:val="center"/>
          </w:tcPr>
          <w:p w14:paraId="1CBC898E" w14:textId="77777777" w:rsidR="003339B6" w:rsidRDefault="003339B6">
            <w:pPr>
              <w:jc w:val="center"/>
              <w:rPr>
                <w:szCs w:val="21"/>
              </w:rPr>
            </w:pPr>
          </w:p>
        </w:tc>
        <w:tc>
          <w:tcPr>
            <w:tcW w:w="1600" w:type="dxa"/>
            <w:vAlign w:val="center"/>
          </w:tcPr>
          <w:p w14:paraId="5495DC0E" w14:textId="77777777" w:rsidR="003339B6" w:rsidRDefault="003339B6">
            <w:pPr>
              <w:jc w:val="center"/>
              <w:rPr>
                <w:szCs w:val="21"/>
              </w:rPr>
            </w:pPr>
          </w:p>
        </w:tc>
        <w:tc>
          <w:tcPr>
            <w:tcW w:w="1593" w:type="dxa"/>
            <w:vAlign w:val="center"/>
          </w:tcPr>
          <w:p w14:paraId="672D475D" w14:textId="77777777" w:rsidR="003339B6" w:rsidRDefault="00000000">
            <w:pPr>
              <w:spacing w:line="360" w:lineRule="exact"/>
              <w:ind w:leftChars="-50" w:left="-105"/>
              <w:jc w:val="center"/>
              <w:rPr>
                <w:szCs w:val="21"/>
              </w:rPr>
            </w:pPr>
            <w:r>
              <w:rPr>
                <w:rFonts w:hint="eastAsia"/>
                <w:szCs w:val="21"/>
              </w:rPr>
              <w:t>指导教师签名：</w:t>
            </w:r>
          </w:p>
          <w:p w14:paraId="4C1D7D70" w14:textId="77777777" w:rsidR="003339B6" w:rsidRDefault="00000000">
            <w:pPr>
              <w:spacing w:line="360" w:lineRule="exact"/>
              <w:rPr>
                <w:szCs w:val="21"/>
              </w:rPr>
            </w:pPr>
            <w:r>
              <w:rPr>
                <w:szCs w:val="21"/>
                <w:u w:val="single"/>
              </w:rPr>
              <w:t xml:space="preserve">               </w:t>
            </w:r>
          </w:p>
          <w:p w14:paraId="7DF372EE" w14:textId="77777777" w:rsidR="003339B6" w:rsidRDefault="00000000">
            <w:pPr>
              <w:spacing w:line="360" w:lineRule="exact"/>
              <w:jc w:val="center"/>
              <w:rPr>
                <w:szCs w:val="21"/>
              </w:rPr>
            </w:pPr>
            <w:r>
              <w:rPr>
                <w:rFonts w:hint="eastAsia"/>
                <w:szCs w:val="21"/>
              </w:rPr>
              <w:t>学生签名：</w:t>
            </w:r>
          </w:p>
          <w:p w14:paraId="2568C377" w14:textId="77777777" w:rsidR="003339B6" w:rsidRDefault="00000000">
            <w:pPr>
              <w:spacing w:line="360" w:lineRule="exact"/>
              <w:rPr>
                <w:szCs w:val="21"/>
                <w:u w:val="single"/>
              </w:rPr>
            </w:pPr>
            <w:r>
              <w:rPr>
                <w:szCs w:val="21"/>
                <w:u w:val="single"/>
              </w:rPr>
              <w:t xml:space="preserve">              </w:t>
            </w:r>
          </w:p>
        </w:tc>
      </w:tr>
      <w:tr w:rsidR="003339B6" w14:paraId="5CA549E3" w14:textId="77777777">
        <w:trPr>
          <w:trHeight w:hRule="exact" w:val="1659"/>
          <w:jc w:val="center"/>
        </w:trPr>
        <w:tc>
          <w:tcPr>
            <w:tcW w:w="1204" w:type="dxa"/>
            <w:vAlign w:val="center"/>
          </w:tcPr>
          <w:p w14:paraId="281A7FBB" w14:textId="77777777" w:rsidR="003339B6" w:rsidRDefault="00000000">
            <w:pPr>
              <w:jc w:val="center"/>
              <w:rPr>
                <w:szCs w:val="21"/>
              </w:rPr>
            </w:pPr>
            <w:r>
              <w:rPr>
                <w:rFonts w:hint="eastAsia"/>
                <w:szCs w:val="21"/>
              </w:rPr>
              <w:t>第</w:t>
            </w:r>
            <w:r>
              <w:rPr>
                <w:rFonts w:hint="eastAsia"/>
                <w:szCs w:val="21"/>
              </w:rPr>
              <w:t>11-12</w:t>
            </w:r>
            <w:r>
              <w:rPr>
                <w:rFonts w:hint="eastAsia"/>
                <w:szCs w:val="21"/>
              </w:rPr>
              <w:t>周</w:t>
            </w:r>
          </w:p>
        </w:tc>
        <w:tc>
          <w:tcPr>
            <w:tcW w:w="1626" w:type="dxa"/>
            <w:vAlign w:val="center"/>
          </w:tcPr>
          <w:p w14:paraId="48BDE3AA" w14:textId="77777777" w:rsidR="003339B6" w:rsidRDefault="003339B6">
            <w:pPr>
              <w:jc w:val="center"/>
              <w:rPr>
                <w:szCs w:val="21"/>
              </w:rPr>
            </w:pPr>
          </w:p>
        </w:tc>
        <w:tc>
          <w:tcPr>
            <w:tcW w:w="1964" w:type="dxa"/>
            <w:vAlign w:val="center"/>
          </w:tcPr>
          <w:p w14:paraId="59F838FA" w14:textId="77777777" w:rsidR="003339B6" w:rsidRDefault="003339B6">
            <w:pPr>
              <w:jc w:val="center"/>
              <w:rPr>
                <w:szCs w:val="21"/>
              </w:rPr>
            </w:pPr>
          </w:p>
        </w:tc>
        <w:tc>
          <w:tcPr>
            <w:tcW w:w="1722" w:type="dxa"/>
            <w:vAlign w:val="center"/>
          </w:tcPr>
          <w:p w14:paraId="35DD66CE" w14:textId="77777777" w:rsidR="003339B6" w:rsidRDefault="003339B6">
            <w:pPr>
              <w:jc w:val="center"/>
              <w:rPr>
                <w:szCs w:val="21"/>
              </w:rPr>
            </w:pPr>
          </w:p>
        </w:tc>
        <w:tc>
          <w:tcPr>
            <w:tcW w:w="1600" w:type="dxa"/>
            <w:vAlign w:val="center"/>
          </w:tcPr>
          <w:p w14:paraId="65201186" w14:textId="77777777" w:rsidR="003339B6" w:rsidRDefault="003339B6">
            <w:pPr>
              <w:jc w:val="center"/>
              <w:rPr>
                <w:szCs w:val="21"/>
              </w:rPr>
            </w:pPr>
          </w:p>
        </w:tc>
        <w:tc>
          <w:tcPr>
            <w:tcW w:w="1593" w:type="dxa"/>
            <w:vAlign w:val="center"/>
          </w:tcPr>
          <w:p w14:paraId="72806A85" w14:textId="77777777" w:rsidR="003339B6" w:rsidRDefault="00000000">
            <w:pPr>
              <w:spacing w:line="360" w:lineRule="exact"/>
              <w:ind w:leftChars="-50" w:left="-105"/>
              <w:jc w:val="center"/>
              <w:rPr>
                <w:szCs w:val="21"/>
              </w:rPr>
            </w:pPr>
            <w:r>
              <w:rPr>
                <w:rFonts w:hint="eastAsia"/>
                <w:szCs w:val="21"/>
              </w:rPr>
              <w:t>指导教师签名：</w:t>
            </w:r>
          </w:p>
          <w:p w14:paraId="049A2872" w14:textId="77777777" w:rsidR="003339B6" w:rsidRDefault="00000000">
            <w:pPr>
              <w:spacing w:line="360" w:lineRule="exact"/>
              <w:jc w:val="left"/>
              <w:rPr>
                <w:szCs w:val="21"/>
              </w:rPr>
            </w:pPr>
            <w:r>
              <w:rPr>
                <w:szCs w:val="21"/>
                <w:u w:val="single"/>
              </w:rPr>
              <w:t xml:space="preserve">             </w:t>
            </w:r>
          </w:p>
          <w:p w14:paraId="2335DD8F" w14:textId="77777777" w:rsidR="003339B6" w:rsidRDefault="00000000">
            <w:pPr>
              <w:spacing w:line="360" w:lineRule="exact"/>
              <w:jc w:val="center"/>
              <w:rPr>
                <w:szCs w:val="21"/>
              </w:rPr>
            </w:pPr>
            <w:r>
              <w:rPr>
                <w:rFonts w:hint="eastAsia"/>
                <w:szCs w:val="21"/>
              </w:rPr>
              <w:t>学生签名：</w:t>
            </w:r>
          </w:p>
          <w:p w14:paraId="5A20BE72" w14:textId="77777777" w:rsidR="003339B6" w:rsidRDefault="00000000">
            <w:pPr>
              <w:spacing w:line="360" w:lineRule="exact"/>
              <w:jc w:val="left"/>
              <w:rPr>
                <w:szCs w:val="21"/>
                <w:u w:val="single"/>
              </w:rPr>
            </w:pPr>
            <w:r>
              <w:rPr>
                <w:szCs w:val="21"/>
                <w:u w:val="single"/>
              </w:rPr>
              <w:t xml:space="preserve">             </w:t>
            </w:r>
          </w:p>
        </w:tc>
      </w:tr>
      <w:tr w:rsidR="003339B6" w14:paraId="6C128DC8" w14:textId="77777777">
        <w:trPr>
          <w:trHeight w:hRule="exact" w:val="1588"/>
          <w:jc w:val="center"/>
        </w:trPr>
        <w:tc>
          <w:tcPr>
            <w:tcW w:w="1204" w:type="dxa"/>
            <w:vAlign w:val="center"/>
          </w:tcPr>
          <w:p w14:paraId="67E3456E" w14:textId="77777777" w:rsidR="003339B6" w:rsidRDefault="00000000">
            <w:pPr>
              <w:jc w:val="center"/>
              <w:rPr>
                <w:szCs w:val="21"/>
              </w:rPr>
            </w:pPr>
            <w:r>
              <w:rPr>
                <w:rFonts w:hint="eastAsia"/>
                <w:szCs w:val="21"/>
              </w:rPr>
              <w:lastRenderedPageBreak/>
              <w:t>第</w:t>
            </w:r>
            <w:r>
              <w:rPr>
                <w:rFonts w:hint="eastAsia"/>
                <w:szCs w:val="21"/>
              </w:rPr>
              <w:t>13-14</w:t>
            </w:r>
            <w:r>
              <w:rPr>
                <w:rFonts w:hint="eastAsia"/>
                <w:szCs w:val="21"/>
              </w:rPr>
              <w:t>周</w:t>
            </w:r>
          </w:p>
        </w:tc>
        <w:tc>
          <w:tcPr>
            <w:tcW w:w="1626" w:type="dxa"/>
            <w:vAlign w:val="center"/>
          </w:tcPr>
          <w:p w14:paraId="64967ED3" w14:textId="77777777" w:rsidR="003339B6" w:rsidRDefault="003339B6">
            <w:pPr>
              <w:jc w:val="center"/>
              <w:rPr>
                <w:szCs w:val="21"/>
              </w:rPr>
            </w:pPr>
          </w:p>
        </w:tc>
        <w:tc>
          <w:tcPr>
            <w:tcW w:w="1964" w:type="dxa"/>
            <w:vAlign w:val="center"/>
          </w:tcPr>
          <w:p w14:paraId="3C8E393B" w14:textId="77777777" w:rsidR="003339B6" w:rsidRDefault="003339B6">
            <w:pPr>
              <w:jc w:val="center"/>
              <w:rPr>
                <w:szCs w:val="21"/>
              </w:rPr>
            </w:pPr>
          </w:p>
        </w:tc>
        <w:tc>
          <w:tcPr>
            <w:tcW w:w="1722" w:type="dxa"/>
            <w:vAlign w:val="center"/>
          </w:tcPr>
          <w:p w14:paraId="2ECC4902" w14:textId="77777777" w:rsidR="003339B6" w:rsidRDefault="003339B6">
            <w:pPr>
              <w:jc w:val="center"/>
              <w:rPr>
                <w:szCs w:val="21"/>
              </w:rPr>
            </w:pPr>
          </w:p>
        </w:tc>
        <w:tc>
          <w:tcPr>
            <w:tcW w:w="1600" w:type="dxa"/>
            <w:vAlign w:val="center"/>
          </w:tcPr>
          <w:p w14:paraId="12891F3F" w14:textId="77777777" w:rsidR="003339B6" w:rsidRDefault="003339B6">
            <w:pPr>
              <w:jc w:val="center"/>
              <w:rPr>
                <w:szCs w:val="21"/>
              </w:rPr>
            </w:pPr>
          </w:p>
        </w:tc>
        <w:tc>
          <w:tcPr>
            <w:tcW w:w="1593" w:type="dxa"/>
            <w:vAlign w:val="center"/>
          </w:tcPr>
          <w:p w14:paraId="57C18AC2" w14:textId="77777777" w:rsidR="003339B6" w:rsidRDefault="00000000">
            <w:pPr>
              <w:spacing w:line="360" w:lineRule="exact"/>
              <w:ind w:leftChars="-50" w:left="-105"/>
              <w:jc w:val="center"/>
              <w:rPr>
                <w:szCs w:val="21"/>
              </w:rPr>
            </w:pPr>
            <w:r>
              <w:rPr>
                <w:rFonts w:hint="eastAsia"/>
                <w:szCs w:val="21"/>
              </w:rPr>
              <w:t>指导教师签名：</w:t>
            </w:r>
          </w:p>
          <w:p w14:paraId="0AE3290E" w14:textId="77777777" w:rsidR="003339B6" w:rsidRDefault="00000000">
            <w:pPr>
              <w:spacing w:line="360" w:lineRule="exact"/>
              <w:rPr>
                <w:szCs w:val="21"/>
              </w:rPr>
            </w:pPr>
            <w:r>
              <w:rPr>
                <w:szCs w:val="21"/>
                <w:u w:val="single"/>
              </w:rPr>
              <w:t xml:space="preserve">               </w:t>
            </w:r>
          </w:p>
          <w:p w14:paraId="0128D12A" w14:textId="77777777" w:rsidR="003339B6" w:rsidRDefault="00000000">
            <w:pPr>
              <w:spacing w:line="360" w:lineRule="exact"/>
              <w:jc w:val="center"/>
              <w:rPr>
                <w:szCs w:val="21"/>
              </w:rPr>
            </w:pPr>
            <w:r>
              <w:rPr>
                <w:rFonts w:hint="eastAsia"/>
                <w:szCs w:val="21"/>
              </w:rPr>
              <w:t>学生签名：</w:t>
            </w:r>
          </w:p>
          <w:p w14:paraId="72C5D7C1" w14:textId="77777777" w:rsidR="003339B6" w:rsidRDefault="00000000">
            <w:pPr>
              <w:spacing w:line="360" w:lineRule="exact"/>
              <w:rPr>
                <w:szCs w:val="21"/>
                <w:u w:val="single"/>
              </w:rPr>
            </w:pPr>
            <w:r>
              <w:rPr>
                <w:szCs w:val="21"/>
                <w:u w:val="single"/>
              </w:rPr>
              <w:t xml:space="preserve">              </w:t>
            </w:r>
          </w:p>
        </w:tc>
      </w:tr>
      <w:tr w:rsidR="003339B6" w14:paraId="5A8FFC1E" w14:textId="77777777">
        <w:trPr>
          <w:trHeight w:hRule="exact" w:val="1588"/>
          <w:jc w:val="center"/>
        </w:trPr>
        <w:tc>
          <w:tcPr>
            <w:tcW w:w="1204" w:type="dxa"/>
            <w:vAlign w:val="center"/>
          </w:tcPr>
          <w:p w14:paraId="05F99895" w14:textId="77777777" w:rsidR="003339B6" w:rsidRDefault="00000000">
            <w:pPr>
              <w:jc w:val="center"/>
              <w:rPr>
                <w:szCs w:val="21"/>
              </w:rPr>
            </w:pPr>
            <w:r>
              <w:rPr>
                <w:rFonts w:hint="eastAsia"/>
                <w:szCs w:val="21"/>
              </w:rPr>
              <w:t>第</w:t>
            </w:r>
            <w:r>
              <w:rPr>
                <w:rFonts w:hint="eastAsia"/>
                <w:szCs w:val="21"/>
              </w:rPr>
              <w:t>14-15</w:t>
            </w:r>
            <w:r>
              <w:rPr>
                <w:rFonts w:hint="eastAsia"/>
                <w:szCs w:val="21"/>
              </w:rPr>
              <w:t>周</w:t>
            </w:r>
          </w:p>
        </w:tc>
        <w:tc>
          <w:tcPr>
            <w:tcW w:w="1626" w:type="dxa"/>
            <w:vAlign w:val="center"/>
          </w:tcPr>
          <w:p w14:paraId="05DA910F" w14:textId="77777777" w:rsidR="003339B6" w:rsidRDefault="003339B6">
            <w:pPr>
              <w:jc w:val="center"/>
              <w:rPr>
                <w:szCs w:val="21"/>
              </w:rPr>
            </w:pPr>
          </w:p>
        </w:tc>
        <w:tc>
          <w:tcPr>
            <w:tcW w:w="1964" w:type="dxa"/>
            <w:vAlign w:val="center"/>
          </w:tcPr>
          <w:p w14:paraId="417D3C66" w14:textId="77777777" w:rsidR="003339B6" w:rsidRDefault="003339B6">
            <w:pPr>
              <w:jc w:val="center"/>
              <w:rPr>
                <w:szCs w:val="21"/>
              </w:rPr>
            </w:pPr>
          </w:p>
        </w:tc>
        <w:tc>
          <w:tcPr>
            <w:tcW w:w="1722" w:type="dxa"/>
            <w:vAlign w:val="center"/>
          </w:tcPr>
          <w:p w14:paraId="35C75BA6" w14:textId="77777777" w:rsidR="003339B6" w:rsidRDefault="003339B6">
            <w:pPr>
              <w:jc w:val="center"/>
              <w:rPr>
                <w:szCs w:val="21"/>
              </w:rPr>
            </w:pPr>
          </w:p>
        </w:tc>
        <w:tc>
          <w:tcPr>
            <w:tcW w:w="1600" w:type="dxa"/>
            <w:vAlign w:val="center"/>
          </w:tcPr>
          <w:p w14:paraId="134F7379" w14:textId="77777777" w:rsidR="003339B6" w:rsidRDefault="003339B6">
            <w:pPr>
              <w:jc w:val="center"/>
              <w:rPr>
                <w:szCs w:val="21"/>
              </w:rPr>
            </w:pPr>
          </w:p>
        </w:tc>
        <w:tc>
          <w:tcPr>
            <w:tcW w:w="1593" w:type="dxa"/>
            <w:vAlign w:val="center"/>
          </w:tcPr>
          <w:p w14:paraId="2AB0FEA1" w14:textId="77777777" w:rsidR="003339B6" w:rsidRDefault="00000000">
            <w:pPr>
              <w:spacing w:line="360" w:lineRule="exact"/>
              <w:ind w:leftChars="-50" w:left="-105"/>
              <w:jc w:val="center"/>
              <w:rPr>
                <w:szCs w:val="21"/>
              </w:rPr>
            </w:pPr>
            <w:r>
              <w:rPr>
                <w:rFonts w:hint="eastAsia"/>
                <w:szCs w:val="21"/>
              </w:rPr>
              <w:t>指导教师签名：</w:t>
            </w:r>
          </w:p>
          <w:p w14:paraId="3BDA6955" w14:textId="77777777" w:rsidR="003339B6" w:rsidRDefault="00000000">
            <w:pPr>
              <w:spacing w:line="360" w:lineRule="exact"/>
              <w:jc w:val="left"/>
              <w:rPr>
                <w:szCs w:val="21"/>
              </w:rPr>
            </w:pPr>
            <w:r>
              <w:rPr>
                <w:szCs w:val="21"/>
                <w:u w:val="single"/>
              </w:rPr>
              <w:t xml:space="preserve">             </w:t>
            </w:r>
          </w:p>
          <w:p w14:paraId="1232FCD5" w14:textId="77777777" w:rsidR="003339B6" w:rsidRDefault="00000000">
            <w:pPr>
              <w:spacing w:line="360" w:lineRule="exact"/>
              <w:jc w:val="center"/>
              <w:rPr>
                <w:szCs w:val="21"/>
              </w:rPr>
            </w:pPr>
            <w:r>
              <w:rPr>
                <w:rFonts w:hint="eastAsia"/>
                <w:szCs w:val="21"/>
              </w:rPr>
              <w:t>学生签名：</w:t>
            </w:r>
          </w:p>
          <w:p w14:paraId="081BE946" w14:textId="77777777" w:rsidR="003339B6" w:rsidRDefault="00000000">
            <w:pPr>
              <w:spacing w:line="360" w:lineRule="exact"/>
              <w:jc w:val="left"/>
              <w:rPr>
                <w:szCs w:val="21"/>
                <w:u w:val="single"/>
              </w:rPr>
            </w:pPr>
            <w:r>
              <w:rPr>
                <w:szCs w:val="21"/>
                <w:u w:val="single"/>
              </w:rPr>
              <w:t xml:space="preserve">             </w:t>
            </w:r>
          </w:p>
        </w:tc>
      </w:tr>
      <w:tr w:rsidR="003339B6" w14:paraId="69FBCBE4" w14:textId="77777777">
        <w:trPr>
          <w:trHeight w:hRule="exact" w:val="1588"/>
          <w:jc w:val="center"/>
        </w:trPr>
        <w:tc>
          <w:tcPr>
            <w:tcW w:w="1204" w:type="dxa"/>
            <w:vAlign w:val="center"/>
          </w:tcPr>
          <w:p w14:paraId="23D66568" w14:textId="77777777" w:rsidR="003339B6" w:rsidRDefault="00000000">
            <w:pPr>
              <w:jc w:val="center"/>
              <w:rPr>
                <w:szCs w:val="21"/>
              </w:rPr>
            </w:pPr>
            <w:r>
              <w:rPr>
                <w:rFonts w:hint="eastAsia"/>
                <w:szCs w:val="21"/>
              </w:rPr>
              <w:t>第</w:t>
            </w:r>
            <w:r>
              <w:rPr>
                <w:rFonts w:hint="eastAsia"/>
                <w:szCs w:val="21"/>
              </w:rPr>
              <w:t>16-17</w:t>
            </w:r>
            <w:r>
              <w:rPr>
                <w:rFonts w:hint="eastAsia"/>
                <w:szCs w:val="21"/>
              </w:rPr>
              <w:t>周</w:t>
            </w:r>
          </w:p>
        </w:tc>
        <w:tc>
          <w:tcPr>
            <w:tcW w:w="1626" w:type="dxa"/>
            <w:vAlign w:val="center"/>
          </w:tcPr>
          <w:p w14:paraId="0C5B2D53" w14:textId="77777777" w:rsidR="003339B6" w:rsidRDefault="003339B6">
            <w:pPr>
              <w:jc w:val="center"/>
              <w:rPr>
                <w:szCs w:val="21"/>
              </w:rPr>
            </w:pPr>
          </w:p>
        </w:tc>
        <w:tc>
          <w:tcPr>
            <w:tcW w:w="1964" w:type="dxa"/>
            <w:vAlign w:val="center"/>
          </w:tcPr>
          <w:p w14:paraId="6F029AF2" w14:textId="77777777" w:rsidR="003339B6" w:rsidRDefault="003339B6">
            <w:pPr>
              <w:jc w:val="center"/>
              <w:rPr>
                <w:szCs w:val="21"/>
              </w:rPr>
            </w:pPr>
          </w:p>
        </w:tc>
        <w:tc>
          <w:tcPr>
            <w:tcW w:w="1722" w:type="dxa"/>
            <w:vAlign w:val="center"/>
          </w:tcPr>
          <w:p w14:paraId="56347884" w14:textId="77777777" w:rsidR="003339B6" w:rsidRDefault="003339B6">
            <w:pPr>
              <w:jc w:val="center"/>
              <w:rPr>
                <w:szCs w:val="21"/>
              </w:rPr>
            </w:pPr>
          </w:p>
        </w:tc>
        <w:tc>
          <w:tcPr>
            <w:tcW w:w="1600" w:type="dxa"/>
            <w:vAlign w:val="center"/>
          </w:tcPr>
          <w:p w14:paraId="089CEB09" w14:textId="77777777" w:rsidR="003339B6" w:rsidRDefault="003339B6">
            <w:pPr>
              <w:jc w:val="center"/>
              <w:rPr>
                <w:szCs w:val="21"/>
              </w:rPr>
            </w:pPr>
          </w:p>
        </w:tc>
        <w:tc>
          <w:tcPr>
            <w:tcW w:w="1593" w:type="dxa"/>
            <w:vAlign w:val="center"/>
          </w:tcPr>
          <w:p w14:paraId="5E29A849" w14:textId="77777777" w:rsidR="003339B6" w:rsidRDefault="00000000">
            <w:pPr>
              <w:spacing w:line="360" w:lineRule="exact"/>
              <w:ind w:leftChars="-50" w:left="-105"/>
              <w:jc w:val="center"/>
              <w:rPr>
                <w:szCs w:val="21"/>
              </w:rPr>
            </w:pPr>
            <w:r>
              <w:rPr>
                <w:rFonts w:hint="eastAsia"/>
                <w:szCs w:val="21"/>
              </w:rPr>
              <w:t>指导教师签名：</w:t>
            </w:r>
          </w:p>
          <w:p w14:paraId="5188C328" w14:textId="77777777" w:rsidR="003339B6" w:rsidRDefault="00000000">
            <w:pPr>
              <w:spacing w:line="360" w:lineRule="exact"/>
              <w:rPr>
                <w:szCs w:val="21"/>
              </w:rPr>
            </w:pPr>
            <w:r>
              <w:rPr>
                <w:szCs w:val="21"/>
                <w:u w:val="single"/>
              </w:rPr>
              <w:t xml:space="preserve">               </w:t>
            </w:r>
          </w:p>
          <w:p w14:paraId="2C31F937" w14:textId="77777777" w:rsidR="003339B6" w:rsidRDefault="00000000">
            <w:pPr>
              <w:spacing w:line="360" w:lineRule="exact"/>
              <w:jc w:val="center"/>
              <w:rPr>
                <w:szCs w:val="21"/>
              </w:rPr>
            </w:pPr>
            <w:r>
              <w:rPr>
                <w:rFonts w:hint="eastAsia"/>
                <w:szCs w:val="21"/>
              </w:rPr>
              <w:t>学生签名：</w:t>
            </w:r>
          </w:p>
          <w:p w14:paraId="0E8D58AD" w14:textId="77777777" w:rsidR="003339B6" w:rsidRDefault="00000000">
            <w:pPr>
              <w:spacing w:line="360" w:lineRule="exact"/>
              <w:rPr>
                <w:szCs w:val="21"/>
                <w:u w:val="single"/>
              </w:rPr>
            </w:pPr>
            <w:r>
              <w:rPr>
                <w:szCs w:val="21"/>
                <w:u w:val="single"/>
              </w:rPr>
              <w:t xml:space="preserve">              </w:t>
            </w:r>
          </w:p>
        </w:tc>
      </w:tr>
      <w:tr w:rsidR="003339B6" w14:paraId="2D150038" w14:textId="77777777">
        <w:trPr>
          <w:trHeight w:hRule="exact" w:val="1588"/>
          <w:jc w:val="center"/>
        </w:trPr>
        <w:tc>
          <w:tcPr>
            <w:tcW w:w="1204" w:type="dxa"/>
            <w:vAlign w:val="center"/>
          </w:tcPr>
          <w:p w14:paraId="71AE4274" w14:textId="77777777" w:rsidR="003339B6" w:rsidRDefault="00000000">
            <w:pPr>
              <w:jc w:val="center"/>
              <w:rPr>
                <w:szCs w:val="21"/>
              </w:rPr>
            </w:pPr>
            <w:r>
              <w:rPr>
                <w:rFonts w:hint="eastAsia"/>
                <w:szCs w:val="21"/>
              </w:rPr>
              <w:t>第</w:t>
            </w:r>
            <w:r>
              <w:rPr>
                <w:rFonts w:hint="eastAsia"/>
                <w:szCs w:val="21"/>
              </w:rPr>
              <w:t>18-19</w:t>
            </w:r>
            <w:r>
              <w:rPr>
                <w:rFonts w:hint="eastAsia"/>
                <w:szCs w:val="21"/>
              </w:rPr>
              <w:t>周</w:t>
            </w:r>
          </w:p>
        </w:tc>
        <w:tc>
          <w:tcPr>
            <w:tcW w:w="1626" w:type="dxa"/>
            <w:vAlign w:val="center"/>
          </w:tcPr>
          <w:p w14:paraId="2008E755" w14:textId="77777777" w:rsidR="003339B6" w:rsidRDefault="003339B6">
            <w:pPr>
              <w:jc w:val="center"/>
              <w:rPr>
                <w:szCs w:val="21"/>
              </w:rPr>
            </w:pPr>
          </w:p>
        </w:tc>
        <w:tc>
          <w:tcPr>
            <w:tcW w:w="1964" w:type="dxa"/>
            <w:vAlign w:val="center"/>
          </w:tcPr>
          <w:p w14:paraId="34163846" w14:textId="77777777" w:rsidR="003339B6" w:rsidRDefault="003339B6">
            <w:pPr>
              <w:jc w:val="center"/>
              <w:rPr>
                <w:szCs w:val="21"/>
              </w:rPr>
            </w:pPr>
          </w:p>
        </w:tc>
        <w:tc>
          <w:tcPr>
            <w:tcW w:w="1722" w:type="dxa"/>
            <w:vAlign w:val="center"/>
          </w:tcPr>
          <w:p w14:paraId="6B1C51F5" w14:textId="77777777" w:rsidR="003339B6" w:rsidRDefault="003339B6">
            <w:pPr>
              <w:jc w:val="center"/>
              <w:rPr>
                <w:szCs w:val="21"/>
              </w:rPr>
            </w:pPr>
          </w:p>
        </w:tc>
        <w:tc>
          <w:tcPr>
            <w:tcW w:w="1600" w:type="dxa"/>
            <w:vAlign w:val="center"/>
          </w:tcPr>
          <w:p w14:paraId="1C7BBA76" w14:textId="77777777" w:rsidR="003339B6" w:rsidRDefault="003339B6">
            <w:pPr>
              <w:jc w:val="center"/>
              <w:rPr>
                <w:szCs w:val="21"/>
              </w:rPr>
            </w:pPr>
          </w:p>
        </w:tc>
        <w:tc>
          <w:tcPr>
            <w:tcW w:w="1593" w:type="dxa"/>
            <w:vAlign w:val="center"/>
          </w:tcPr>
          <w:p w14:paraId="0D95DA31" w14:textId="77777777" w:rsidR="003339B6" w:rsidRDefault="00000000">
            <w:pPr>
              <w:spacing w:line="360" w:lineRule="exact"/>
              <w:ind w:leftChars="-50" w:left="-105"/>
              <w:jc w:val="center"/>
              <w:rPr>
                <w:szCs w:val="21"/>
              </w:rPr>
            </w:pPr>
            <w:r>
              <w:rPr>
                <w:rFonts w:hint="eastAsia"/>
                <w:szCs w:val="21"/>
              </w:rPr>
              <w:t>指导教师签名：</w:t>
            </w:r>
          </w:p>
          <w:p w14:paraId="3B6D4850" w14:textId="77777777" w:rsidR="003339B6" w:rsidRDefault="00000000">
            <w:pPr>
              <w:spacing w:line="360" w:lineRule="exact"/>
              <w:jc w:val="left"/>
              <w:rPr>
                <w:szCs w:val="21"/>
              </w:rPr>
            </w:pPr>
            <w:r>
              <w:rPr>
                <w:szCs w:val="21"/>
                <w:u w:val="single"/>
              </w:rPr>
              <w:t xml:space="preserve">             </w:t>
            </w:r>
          </w:p>
          <w:p w14:paraId="5CEB00C9" w14:textId="77777777" w:rsidR="003339B6" w:rsidRDefault="00000000">
            <w:pPr>
              <w:spacing w:line="360" w:lineRule="exact"/>
              <w:jc w:val="center"/>
              <w:rPr>
                <w:szCs w:val="21"/>
              </w:rPr>
            </w:pPr>
            <w:r>
              <w:rPr>
                <w:rFonts w:hint="eastAsia"/>
                <w:szCs w:val="21"/>
              </w:rPr>
              <w:t>学生签名：</w:t>
            </w:r>
          </w:p>
          <w:p w14:paraId="1CAC297B" w14:textId="77777777" w:rsidR="003339B6" w:rsidRDefault="00000000">
            <w:pPr>
              <w:spacing w:line="360" w:lineRule="exact"/>
              <w:jc w:val="left"/>
              <w:rPr>
                <w:szCs w:val="21"/>
                <w:u w:val="single"/>
              </w:rPr>
            </w:pPr>
            <w:r>
              <w:rPr>
                <w:szCs w:val="21"/>
                <w:u w:val="single"/>
              </w:rPr>
              <w:t xml:space="preserve">             </w:t>
            </w:r>
          </w:p>
        </w:tc>
      </w:tr>
      <w:tr w:rsidR="003339B6" w14:paraId="6C32F0C6" w14:textId="77777777">
        <w:trPr>
          <w:trHeight w:hRule="exact" w:val="1588"/>
          <w:jc w:val="center"/>
        </w:trPr>
        <w:tc>
          <w:tcPr>
            <w:tcW w:w="1204" w:type="dxa"/>
            <w:vAlign w:val="center"/>
          </w:tcPr>
          <w:p w14:paraId="7ED6B43C" w14:textId="77777777" w:rsidR="003339B6" w:rsidRDefault="00000000">
            <w:pPr>
              <w:jc w:val="center"/>
              <w:rPr>
                <w:szCs w:val="21"/>
              </w:rPr>
            </w:pPr>
            <w:r>
              <w:rPr>
                <w:rFonts w:hint="eastAsia"/>
                <w:szCs w:val="21"/>
              </w:rPr>
              <w:t>第</w:t>
            </w:r>
            <w:r>
              <w:rPr>
                <w:rFonts w:hint="eastAsia"/>
                <w:szCs w:val="21"/>
              </w:rPr>
              <w:t>20-21</w:t>
            </w:r>
            <w:r>
              <w:rPr>
                <w:rFonts w:hint="eastAsia"/>
                <w:szCs w:val="21"/>
              </w:rPr>
              <w:t>周</w:t>
            </w:r>
          </w:p>
        </w:tc>
        <w:tc>
          <w:tcPr>
            <w:tcW w:w="1626" w:type="dxa"/>
            <w:vAlign w:val="center"/>
          </w:tcPr>
          <w:p w14:paraId="3A2C282A" w14:textId="77777777" w:rsidR="003339B6" w:rsidRDefault="003339B6">
            <w:pPr>
              <w:jc w:val="center"/>
              <w:rPr>
                <w:szCs w:val="21"/>
              </w:rPr>
            </w:pPr>
          </w:p>
        </w:tc>
        <w:tc>
          <w:tcPr>
            <w:tcW w:w="1964" w:type="dxa"/>
            <w:vAlign w:val="center"/>
          </w:tcPr>
          <w:p w14:paraId="3B6E7BFA" w14:textId="77777777" w:rsidR="003339B6" w:rsidRDefault="003339B6">
            <w:pPr>
              <w:jc w:val="center"/>
              <w:rPr>
                <w:szCs w:val="21"/>
              </w:rPr>
            </w:pPr>
          </w:p>
        </w:tc>
        <w:tc>
          <w:tcPr>
            <w:tcW w:w="1722" w:type="dxa"/>
            <w:vAlign w:val="center"/>
          </w:tcPr>
          <w:p w14:paraId="7945D8BC" w14:textId="77777777" w:rsidR="003339B6" w:rsidRDefault="003339B6">
            <w:pPr>
              <w:jc w:val="center"/>
              <w:rPr>
                <w:szCs w:val="21"/>
              </w:rPr>
            </w:pPr>
          </w:p>
        </w:tc>
        <w:tc>
          <w:tcPr>
            <w:tcW w:w="1600" w:type="dxa"/>
            <w:vAlign w:val="center"/>
          </w:tcPr>
          <w:p w14:paraId="6B8DA13D" w14:textId="77777777" w:rsidR="003339B6" w:rsidRDefault="003339B6">
            <w:pPr>
              <w:jc w:val="center"/>
              <w:rPr>
                <w:szCs w:val="21"/>
              </w:rPr>
            </w:pPr>
          </w:p>
        </w:tc>
        <w:tc>
          <w:tcPr>
            <w:tcW w:w="1593" w:type="dxa"/>
            <w:vAlign w:val="center"/>
          </w:tcPr>
          <w:p w14:paraId="2426207E" w14:textId="77777777" w:rsidR="003339B6" w:rsidRDefault="00000000">
            <w:pPr>
              <w:spacing w:line="360" w:lineRule="exact"/>
              <w:ind w:leftChars="-50" w:left="-105"/>
              <w:jc w:val="center"/>
              <w:rPr>
                <w:szCs w:val="21"/>
              </w:rPr>
            </w:pPr>
            <w:r>
              <w:rPr>
                <w:rFonts w:hint="eastAsia"/>
                <w:szCs w:val="21"/>
              </w:rPr>
              <w:t>指导教师签名：</w:t>
            </w:r>
          </w:p>
          <w:p w14:paraId="75123C5B" w14:textId="77777777" w:rsidR="003339B6" w:rsidRDefault="00000000">
            <w:pPr>
              <w:spacing w:line="360" w:lineRule="exact"/>
              <w:rPr>
                <w:szCs w:val="21"/>
              </w:rPr>
            </w:pPr>
            <w:r>
              <w:rPr>
                <w:szCs w:val="21"/>
                <w:u w:val="single"/>
              </w:rPr>
              <w:t xml:space="preserve">               </w:t>
            </w:r>
          </w:p>
          <w:p w14:paraId="78B6BB33" w14:textId="77777777" w:rsidR="003339B6" w:rsidRDefault="00000000">
            <w:pPr>
              <w:spacing w:line="360" w:lineRule="exact"/>
              <w:jc w:val="center"/>
              <w:rPr>
                <w:szCs w:val="21"/>
              </w:rPr>
            </w:pPr>
            <w:r>
              <w:rPr>
                <w:rFonts w:hint="eastAsia"/>
                <w:szCs w:val="21"/>
              </w:rPr>
              <w:t>学生签名：</w:t>
            </w:r>
          </w:p>
          <w:p w14:paraId="1B5FC799" w14:textId="77777777" w:rsidR="003339B6" w:rsidRDefault="00000000">
            <w:pPr>
              <w:spacing w:line="360" w:lineRule="exact"/>
              <w:rPr>
                <w:szCs w:val="21"/>
                <w:u w:val="single"/>
              </w:rPr>
            </w:pPr>
            <w:r>
              <w:rPr>
                <w:szCs w:val="21"/>
                <w:u w:val="single"/>
              </w:rPr>
              <w:t xml:space="preserve">              </w:t>
            </w:r>
          </w:p>
        </w:tc>
      </w:tr>
      <w:tr w:rsidR="003339B6" w14:paraId="5912B6EC" w14:textId="77777777">
        <w:trPr>
          <w:trHeight w:hRule="exact" w:val="1588"/>
          <w:jc w:val="center"/>
        </w:trPr>
        <w:tc>
          <w:tcPr>
            <w:tcW w:w="1204" w:type="dxa"/>
            <w:vAlign w:val="center"/>
          </w:tcPr>
          <w:p w14:paraId="631AD6DD" w14:textId="77777777" w:rsidR="003339B6" w:rsidRDefault="00000000">
            <w:pPr>
              <w:jc w:val="center"/>
              <w:rPr>
                <w:szCs w:val="21"/>
              </w:rPr>
            </w:pPr>
            <w:r>
              <w:rPr>
                <w:rFonts w:hint="eastAsia"/>
                <w:szCs w:val="21"/>
              </w:rPr>
              <w:t>第</w:t>
            </w:r>
            <w:r>
              <w:rPr>
                <w:rFonts w:hint="eastAsia"/>
                <w:szCs w:val="21"/>
              </w:rPr>
              <w:t>22</w:t>
            </w:r>
            <w:r>
              <w:rPr>
                <w:rFonts w:hint="eastAsia"/>
                <w:szCs w:val="21"/>
              </w:rPr>
              <w:t>周</w:t>
            </w:r>
            <w:r>
              <w:rPr>
                <w:rFonts w:hint="eastAsia"/>
                <w:szCs w:val="21"/>
              </w:rPr>
              <w:t>-23</w:t>
            </w:r>
            <w:r>
              <w:rPr>
                <w:rFonts w:hint="eastAsia"/>
                <w:szCs w:val="21"/>
              </w:rPr>
              <w:t>周</w:t>
            </w:r>
          </w:p>
        </w:tc>
        <w:tc>
          <w:tcPr>
            <w:tcW w:w="1626" w:type="dxa"/>
            <w:vAlign w:val="center"/>
          </w:tcPr>
          <w:p w14:paraId="70B08F34" w14:textId="77777777" w:rsidR="003339B6" w:rsidRDefault="003339B6">
            <w:pPr>
              <w:jc w:val="center"/>
              <w:rPr>
                <w:szCs w:val="21"/>
              </w:rPr>
            </w:pPr>
          </w:p>
        </w:tc>
        <w:tc>
          <w:tcPr>
            <w:tcW w:w="1964" w:type="dxa"/>
            <w:vAlign w:val="center"/>
          </w:tcPr>
          <w:p w14:paraId="53224E49" w14:textId="77777777" w:rsidR="003339B6" w:rsidRDefault="003339B6">
            <w:pPr>
              <w:jc w:val="center"/>
              <w:rPr>
                <w:szCs w:val="21"/>
              </w:rPr>
            </w:pPr>
          </w:p>
        </w:tc>
        <w:tc>
          <w:tcPr>
            <w:tcW w:w="1722" w:type="dxa"/>
            <w:vAlign w:val="center"/>
          </w:tcPr>
          <w:p w14:paraId="1EC09944" w14:textId="77777777" w:rsidR="003339B6" w:rsidRDefault="003339B6">
            <w:pPr>
              <w:jc w:val="center"/>
              <w:rPr>
                <w:szCs w:val="21"/>
              </w:rPr>
            </w:pPr>
          </w:p>
        </w:tc>
        <w:tc>
          <w:tcPr>
            <w:tcW w:w="1600" w:type="dxa"/>
            <w:vAlign w:val="center"/>
          </w:tcPr>
          <w:p w14:paraId="374AD121" w14:textId="77777777" w:rsidR="003339B6" w:rsidRDefault="003339B6">
            <w:pPr>
              <w:jc w:val="center"/>
              <w:rPr>
                <w:szCs w:val="21"/>
              </w:rPr>
            </w:pPr>
          </w:p>
        </w:tc>
        <w:tc>
          <w:tcPr>
            <w:tcW w:w="1593" w:type="dxa"/>
            <w:vAlign w:val="center"/>
          </w:tcPr>
          <w:p w14:paraId="6B11146A" w14:textId="77777777" w:rsidR="003339B6" w:rsidRDefault="00000000">
            <w:pPr>
              <w:spacing w:line="360" w:lineRule="exact"/>
              <w:ind w:leftChars="-50" w:left="-105"/>
              <w:jc w:val="center"/>
              <w:rPr>
                <w:szCs w:val="21"/>
              </w:rPr>
            </w:pPr>
            <w:r>
              <w:rPr>
                <w:rFonts w:hint="eastAsia"/>
                <w:szCs w:val="21"/>
              </w:rPr>
              <w:t>指导教师签名：</w:t>
            </w:r>
          </w:p>
          <w:p w14:paraId="3A912C78" w14:textId="77777777" w:rsidR="003339B6" w:rsidRDefault="00000000">
            <w:pPr>
              <w:spacing w:line="360" w:lineRule="exact"/>
              <w:jc w:val="left"/>
              <w:rPr>
                <w:szCs w:val="21"/>
              </w:rPr>
            </w:pPr>
            <w:r>
              <w:rPr>
                <w:szCs w:val="21"/>
                <w:u w:val="single"/>
              </w:rPr>
              <w:t xml:space="preserve">             </w:t>
            </w:r>
          </w:p>
          <w:p w14:paraId="14C399A5" w14:textId="77777777" w:rsidR="003339B6" w:rsidRDefault="00000000">
            <w:pPr>
              <w:spacing w:line="360" w:lineRule="exact"/>
              <w:jc w:val="center"/>
              <w:rPr>
                <w:szCs w:val="21"/>
              </w:rPr>
            </w:pPr>
            <w:r>
              <w:rPr>
                <w:rFonts w:hint="eastAsia"/>
                <w:szCs w:val="21"/>
              </w:rPr>
              <w:t>学生签名：</w:t>
            </w:r>
          </w:p>
          <w:p w14:paraId="4B685576" w14:textId="77777777" w:rsidR="003339B6" w:rsidRDefault="00000000">
            <w:pPr>
              <w:spacing w:line="360" w:lineRule="exact"/>
              <w:jc w:val="left"/>
              <w:rPr>
                <w:szCs w:val="21"/>
                <w:u w:val="single"/>
              </w:rPr>
            </w:pPr>
            <w:r>
              <w:rPr>
                <w:szCs w:val="21"/>
                <w:u w:val="single"/>
              </w:rPr>
              <w:t xml:space="preserve">             </w:t>
            </w:r>
          </w:p>
        </w:tc>
      </w:tr>
      <w:tr w:rsidR="003339B6" w14:paraId="3BACC925" w14:textId="77777777">
        <w:trPr>
          <w:trHeight w:hRule="exact" w:val="1588"/>
          <w:jc w:val="center"/>
        </w:trPr>
        <w:tc>
          <w:tcPr>
            <w:tcW w:w="1204" w:type="dxa"/>
            <w:vAlign w:val="center"/>
          </w:tcPr>
          <w:p w14:paraId="03635489" w14:textId="77777777" w:rsidR="003339B6" w:rsidRDefault="00000000">
            <w:pPr>
              <w:jc w:val="center"/>
              <w:rPr>
                <w:szCs w:val="21"/>
              </w:rPr>
            </w:pPr>
            <w:r>
              <w:rPr>
                <w:rFonts w:hint="eastAsia"/>
                <w:szCs w:val="21"/>
              </w:rPr>
              <w:t>第</w:t>
            </w:r>
            <w:r>
              <w:rPr>
                <w:rFonts w:hint="eastAsia"/>
                <w:szCs w:val="21"/>
              </w:rPr>
              <w:t>24-25</w:t>
            </w:r>
            <w:r>
              <w:rPr>
                <w:rFonts w:hint="eastAsia"/>
                <w:szCs w:val="21"/>
              </w:rPr>
              <w:t>周</w:t>
            </w:r>
          </w:p>
        </w:tc>
        <w:tc>
          <w:tcPr>
            <w:tcW w:w="1626" w:type="dxa"/>
            <w:vAlign w:val="center"/>
          </w:tcPr>
          <w:p w14:paraId="651B0808" w14:textId="77777777" w:rsidR="003339B6" w:rsidRDefault="003339B6">
            <w:pPr>
              <w:jc w:val="center"/>
              <w:rPr>
                <w:szCs w:val="21"/>
              </w:rPr>
            </w:pPr>
          </w:p>
        </w:tc>
        <w:tc>
          <w:tcPr>
            <w:tcW w:w="1964" w:type="dxa"/>
            <w:vAlign w:val="center"/>
          </w:tcPr>
          <w:p w14:paraId="46AAF1E2" w14:textId="77777777" w:rsidR="003339B6" w:rsidRDefault="003339B6">
            <w:pPr>
              <w:jc w:val="center"/>
              <w:rPr>
                <w:szCs w:val="21"/>
              </w:rPr>
            </w:pPr>
          </w:p>
        </w:tc>
        <w:tc>
          <w:tcPr>
            <w:tcW w:w="1722" w:type="dxa"/>
            <w:vAlign w:val="center"/>
          </w:tcPr>
          <w:p w14:paraId="08E4E64B" w14:textId="77777777" w:rsidR="003339B6" w:rsidRDefault="003339B6">
            <w:pPr>
              <w:jc w:val="center"/>
              <w:rPr>
                <w:szCs w:val="21"/>
              </w:rPr>
            </w:pPr>
          </w:p>
        </w:tc>
        <w:tc>
          <w:tcPr>
            <w:tcW w:w="1600" w:type="dxa"/>
            <w:vAlign w:val="center"/>
          </w:tcPr>
          <w:p w14:paraId="6FE1E814" w14:textId="77777777" w:rsidR="003339B6" w:rsidRDefault="003339B6">
            <w:pPr>
              <w:jc w:val="center"/>
              <w:rPr>
                <w:szCs w:val="21"/>
              </w:rPr>
            </w:pPr>
          </w:p>
        </w:tc>
        <w:tc>
          <w:tcPr>
            <w:tcW w:w="1593" w:type="dxa"/>
            <w:vAlign w:val="center"/>
          </w:tcPr>
          <w:p w14:paraId="627B01CF" w14:textId="77777777" w:rsidR="003339B6" w:rsidRDefault="00000000">
            <w:pPr>
              <w:spacing w:line="360" w:lineRule="exact"/>
              <w:ind w:leftChars="-50" w:left="-105"/>
              <w:jc w:val="center"/>
              <w:rPr>
                <w:szCs w:val="21"/>
              </w:rPr>
            </w:pPr>
            <w:r>
              <w:rPr>
                <w:rFonts w:hint="eastAsia"/>
                <w:szCs w:val="21"/>
              </w:rPr>
              <w:t>指导教师签名：</w:t>
            </w:r>
          </w:p>
          <w:p w14:paraId="5871A5E8" w14:textId="77777777" w:rsidR="003339B6" w:rsidRDefault="00000000">
            <w:pPr>
              <w:spacing w:line="360" w:lineRule="exact"/>
              <w:rPr>
                <w:szCs w:val="21"/>
              </w:rPr>
            </w:pPr>
            <w:r>
              <w:rPr>
                <w:szCs w:val="21"/>
                <w:u w:val="single"/>
              </w:rPr>
              <w:t xml:space="preserve">               </w:t>
            </w:r>
          </w:p>
          <w:p w14:paraId="580116C0" w14:textId="77777777" w:rsidR="003339B6" w:rsidRDefault="00000000">
            <w:pPr>
              <w:spacing w:line="360" w:lineRule="exact"/>
              <w:jc w:val="center"/>
              <w:rPr>
                <w:szCs w:val="21"/>
              </w:rPr>
            </w:pPr>
            <w:r>
              <w:rPr>
                <w:rFonts w:hint="eastAsia"/>
                <w:szCs w:val="21"/>
              </w:rPr>
              <w:t>学生签名：</w:t>
            </w:r>
          </w:p>
          <w:p w14:paraId="2BE2C29A" w14:textId="77777777" w:rsidR="003339B6" w:rsidRDefault="00000000">
            <w:pPr>
              <w:spacing w:line="360" w:lineRule="exact"/>
              <w:rPr>
                <w:szCs w:val="21"/>
                <w:u w:val="single"/>
              </w:rPr>
            </w:pPr>
            <w:r>
              <w:rPr>
                <w:szCs w:val="21"/>
                <w:u w:val="single"/>
              </w:rPr>
              <w:t xml:space="preserve">              </w:t>
            </w:r>
          </w:p>
        </w:tc>
      </w:tr>
      <w:tr w:rsidR="003339B6" w14:paraId="38550F79" w14:textId="77777777">
        <w:trPr>
          <w:trHeight w:hRule="exact" w:val="1588"/>
          <w:jc w:val="center"/>
        </w:trPr>
        <w:tc>
          <w:tcPr>
            <w:tcW w:w="1204" w:type="dxa"/>
            <w:vAlign w:val="center"/>
          </w:tcPr>
          <w:p w14:paraId="437B7B5D" w14:textId="77777777" w:rsidR="003339B6" w:rsidRDefault="00000000">
            <w:pPr>
              <w:jc w:val="center"/>
              <w:rPr>
                <w:szCs w:val="21"/>
              </w:rPr>
            </w:pPr>
            <w:r>
              <w:rPr>
                <w:rFonts w:hint="eastAsia"/>
                <w:szCs w:val="21"/>
              </w:rPr>
              <w:t>第</w:t>
            </w:r>
            <w:r>
              <w:rPr>
                <w:rFonts w:hint="eastAsia"/>
                <w:szCs w:val="21"/>
              </w:rPr>
              <w:t>26-28</w:t>
            </w:r>
            <w:r>
              <w:rPr>
                <w:rFonts w:hint="eastAsia"/>
                <w:szCs w:val="21"/>
              </w:rPr>
              <w:t>周</w:t>
            </w:r>
          </w:p>
        </w:tc>
        <w:tc>
          <w:tcPr>
            <w:tcW w:w="1626" w:type="dxa"/>
            <w:vAlign w:val="center"/>
          </w:tcPr>
          <w:p w14:paraId="6BEE32E0" w14:textId="77777777" w:rsidR="003339B6" w:rsidRDefault="003339B6">
            <w:pPr>
              <w:jc w:val="center"/>
              <w:rPr>
                <w:szCs w:val="21"/>
              </w:rPr>
            </w:pPr>
          </w:p>
        </w:tc>
        <w:tc>
          <w:tcPr>
            <w:tcW w:w="1964" w:type="dxa"/>
            <w:vAlign w:val="center"/>
          </w:tcPr>
          <w:p w14:paraId="7885AD74" w14:textId="77777777" w:rsidR="003339B6" w:rsidRDefault="003339B6">
            <w:pPr>
              <w:jc w:val="center"/>
              <w:rPr>
                <w:szCs w:val="21"/>
              </w:rPr>
            </w:pPr>
          </w:p>
        </w:tc>
        <w:tc>
          <w:tcPr>
            <w:tcW w:w="1722" w:type="dxa"/>
            <w:vAlign w:val="center"/>
          </w:tcPr>
          <w:p w14:paraId="1F75B270" w14:textId="77777777" w:rsidR="003339B6" w:rsidRDefault="003339B6">
            <w:pPr>
              <w:jc w:val="center"/>
              <w:rPr>
                <w:szCs w:val="21"/>
              </w:rPr>
            </w:pPr>
          </w:p>
        </w:tc>
        <w:tc>
          <w:tcPr>
            <w:tcW w:w="1600" w:type="dxa"/>
            <w:vAlign w:val="center"/>
          </w:tcPr>
          <w:p w14:paraId="2F4D1AA9" w14:textId="77777777" w:rsidR="003339B6" w:rsidRDefault="003339B6">
            <w:pPr>
              <w:jc w:val="center"/>
              <w:rPr>
                <w:szCs w:val="21"/>
              </w:rPr>
            </w:pPr>
          </w:p>
        </w:tc>
        <w:tc>
          <w:tcPr>
            <w:tcW w:w="1593" w:type="dxa"/>
            <w:vAlign w:val="center"/>
          </w:tcPr>
          <w:p w14:paraId="5AAF6481" w14:textId="77777777" w:rsidR="003339B6" w:rsidRDefault="00000000">
            <w:pPr>
              <w:spacing w:line="360" w:lineRule="exact"/>
              <w:ind w:leftChars="-50" w:left="-105"/>
              <w:jc w:val="center"/>
              <w:rPr>
                <w:szCs w:val="21"/>
              </w:rPr>
            </w:pPr>
            <w:r>
              <w:rPr>
                <w:rFonts w:hint="eastAsia"/>
                <w:szCs w:val="21"/>
              </w:rPr>
              <w:t>指导教师签名：</w:t>
            </w:r>
          </w:p>
          <w:p w14:paraId="3C98F9E9" w14:textId="77777777" w:rsidR="003339B6" w:rsidRDefault="00000000">
            <w:pPr>
              <w:spacing w:line="360" w:lineRule="exact"/>
              <w:jc w:val="left"/>
              <w:rPr>
                <w:szCs w:val="21"/>
              </w:rPr>
            </w:pPr>
            <w:r>
              <w:rPr>
                <w:szCs w:val="21"/>
                <w:u w:val="single"/>
              </w:rPr>
              <w:t xml:space="preserve">             </w:t>
            </w:r>
          </w:p>
          <w:p w14:paraId="7828B9DD" w14:textId="77777777" w:rsidR="003339B6" w:rsidRDefault="00000000">
            <w:pPr>
              <w:spacing w:line="360" w:lineRule="exact"/>
              <w:jc w:val="center"/>
              <w:rPr>
                <w:szCs w:val="21"/>
              </w:rPr>
            </w:pPr>
            <w:r>
              <w:rPr>
                <w:rFonts w:hint="eastAsia"/>
                <w:szCs w:val="21"/>
              </w:rPr>
              <w:t>学生签名：</w:t>
            </w:r>
          </w:p>
          <w:p w14:paraId="5E09FCFE" w14:textId="77777777" w:rsidR="003339B6" w:rsidRDefault="00000000">
            <w:pPr>
              <w:spacing w:line="360" w:lineRule="exact"/>
              <w:jc w:val="left"/>
              <w:rPr>
                <w:szCs w:val="21"/>
                <w:u w:val="single"/>
              </w:rPr>
            </w:pPr>
            <w:r>
              <w:rPr>
                <w:szCs w:val="21"/>
                <w:u w:val="single"/>
              </w:rPr>
              <w:t xml:space="preserve">             </w:t>
            </w:r>
          </w:p>
        </w:tc>
      </w:tr>
    </w:tbl>
    <w:p w14:paraId="5AC44EA5" w14:textId="77777777" w:rsidR="003339B6" w:rsidRDefault="003339B6"/>
    <w:sectPr w:rsidR="003339B6">
      <w:footnotePr>
        <w:numFmt w:val="decimalEnclosedCircleChinese"/>
        <w:numRestart w:val="eachPage"/>
      </w:footnotePr>
      <w:pgSz w:w="11906" w:h="16838"/>
      <w:pgMar w:top="1701" w:right="1134" w:bottom="1418" w:left="1701" w:header="851" w:footer="992" w:gutter="0"/>
      <w:cols w:space="720"/>
      <w:docGrid w:type="lines" w:linePitch="32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HY" w:date="2021-12-21T09:15:00Z" w:initials="A">
    <w:p w14:paraId="5C063D97" w14:textId="77777777" w:rsidR="003339B6" w:rsidRDefault="00000000">
      <w:pPr>
        <w:pStyle w:val="a3"/>
        <w:rPr>
          <w:rFonts w:hAnsi="宋体" w:hint="eastAsia"/>
        </w:rPr>
      </w:pPr>
      <w:r>
        <w:rPr>
          <w:rFonts w:hint="eastAsia"/>
        </w:rPr>
        <w:t>毕业论文封面要求用白色</w:t>
      </w:r>
      <w:r>
        <w:t>木纹纸</w:t>
      </w:r>
      <w:r>
        <w:rPr>
          <w:rFonts w:hint="eastAsia"/>
        </w:rPr>
        <w:t>打印，其他部分</w:t>
      </w:r>
      <w:r>
        <w:rPr>
          <w:rFonts w:hAnsi="宋体" w:hint="eastAsia"/>
        </w:rPr>
        <w:t>用</w:t>
      </w:r>
      <w:r>
        <w:rPr>
          <w:rFonts w:hAnsi="宋体" w:hint="eastAsia"/>
        </w:rPr>
        <w:t>A4</w:t>
      </w:r>
      <w:r>
        <w:rPr>
          <w:rFonts w:hAnsi="宋体" w:hint="eastAsia"/>
        </w:rPr>
        <w:t>纸双面打印，</w:t>
      </w:r>
      <w:r>
        <w:rPr>
          <w:rFonts w:hint="eastAsia"/>
        </w:rPr>
        <w:t>胶装</w:t>
      </w:r>
      <w:r>
        <w:rPr>
          <w:rFonts w:hAnsi="宋体" w:hint="eastAsia"/>
        </w:rPr>
        <w:t>；</w:t>
      </w:r>
      <w:r>
        <w:rPr>
          <w:rFonts w:ascii="宋体" w:hAnsi="宋体" w:cs="宋体"/>
          <w:sz w:val="24"/>
        </w:rPr>
        <w:t>装订顺序为封面、任务书、评阅表、鉴定意见、中文摘要、英文摘要、目录、正文、结论、参考文献、致谢、附录；</w:t>
      </w:r>
      <w:r>
        <w:rPr>
          <w:rFonts w:hAnsi="宋体" w:hint="eastAsia"/>
        </w:rPr>
        <w:t>左边距</w:t>
      </w:r>
      <w:r>
        <w:rPr>
          <w:rFonts w:hAnsi="宋体" w:hint="eastAsia"/>
        </w:rPr>
        <w:t>3</w:t>
      </w:r>
      <w:r>
        <w:rPr>
          <w:rFonts w:hAnsi="宋体" w:hint="eastAsia"/>
        </w:rPr>
        <w:t>厘米、右边距</w:t>
      </w:r>
      <w:r>
        <w:rPr>
          <w:rFonts w:hAnsi="宋体" w:hint="eastAsia"/>
        </w:rPr>
        <w:t>2</w:t>
      </w:r>
      <w:r>
        <w:rPr>
          <w:rFonts w:hAnsi="宋体" w:hint="eastAsia"/>
        </w:rPr>
        <w:t>厘米、上边距</w:t>
      </w:r>
      <w:r>
        <w:rPr>
          <w:rFonts w:hAnsi="宋体" w:hint="eastAsia"/>
        </w:rPr>
        <w:t>3</w:t>
      </w:r>
      <w:r>
        <w:rPr>
          <w:rFonts w:hAnsi="宋体" w:hint="eastAsia"/>
        </w:rPr>
        <w:t>厘米、下边距</w:t>
      </w:r>
      <w:r>
        <w:rPr>
          <w:rFonts w:hAnsi="宋体" w:hint="eastAsia"/>
        </w:rPr>
        <w:t>2.5</w:t>
      </w:r>
      <w:r>
        <w:rPr>
          <w:rFonts w:hAnsi="宋体" w:hint="eastAsia"/>
        </w:rPr>
        <w:t>厘米。</w:t>
      </w:r>
    </w:p>
    <w:p w14:paraId="333362CE" w14:textId="77777777" w:rsidR="003339B6" w:rsidRDefault="00000000">
      <w:pPr>
        <w:pStyle w:val="a3"/>
      </w:pPr>
      <w:r>
        <w:rPr>
          <w:rFonts w:hAnsi="宋体" w:hint="eastAsia"/>
        </w:rPr>
        <w:t>从摘要开始设置页眉，</w:t>
      </w:r>
      <w:r>
        <w:rPr>
          <w:rFonts w:hint="eastAsia"/>
        </w:rPr>
        <w:t>内容是湘潭大学毕业论文，</w:t>
      </w:r>
      <w:r>
        <w:rPr>
          <w:rFonts w:hAnsi="宋体" w:hint="eastAsia"/>
        </w:rPr>
        <w:t>页眉边距</w:t>
      </w:r>
      <w:r>
        <w:rPr>
          <w:rFonts w:hAnsi="宋体" w:hint="eastAsia"/>
        </w:rPr>
        <w:t>1.5</w:t>
      </w:r>
      <w:r>
        <w:rPr>
          <w:rFonts w:hAnsi="宋体" w:hint="eastAsia"/>
        </w:rPr>
        <w:t>厘米，页脚边距</w:t>
      </w:r>
      <w:r>
        <w:rPr>
          <w:rFonts w:hAnsi="宋体" w:hint="eastAsia"/>
        </w:rPr>
        <w:t>1.75</w:t>
      </w:r>
      <w:r>
        <w:rPr>
          <w:rFonts w:hAnsi="宋体" w:hint="eastAsia"/>
        </w:rPr>
        <w:t>厘米，</w:t>
      </w:r>
      <w:r>
        <w:rPr>
          <w:rFonts w:hint="eastAsia"/>
        </w:rPr>
        <w:t>宋体五号字居中，段前段后</w:t>
      </w:r>
      <w:r>
        <w:rPr>
          <w:rFonts w:hint="eastAsia"/>
        </w:rPr>
        <w:t>0</w:t>
      </w:r>
      <w:r>
        <w:rPr>
          <w:rFonts w:hint="eastAsia"/>
        </w:rPr>
        <w:t>磅，单倍行距。页码从摘要开始，前置部分（摘要，</w:t>
      </w:r>
      <w:r>
        <w:rPr>
          <w:rFonts w:hint="eastAsia"/>
        </w:rPr>
        <w:t>Abstract</w:t>
      </w:r>
      <w:r>
        <w:rPr>
          <w:rFonts w:hint="eastAsia"/>
        </w:rPr>
        <w:t>，目录等）用大写罗马数字（Ⅰ，Ⅱ，Ⅲ，……）连续编排。</w:t>
      </w:r>
    </w:p>
    <w:p w14:paraId="1D120D5F" w14:textId="77777777" w:rsidR="003339B6" w:rsidRDefault="00000000">
      <w:pPr>
        <w:pStyle w:val="a3"/>
      </w:pPr>
      <w:r>
        <w:rPr>
          <w:rFonts w:hint="eastAsia"/>
        </w:rPr>
        <w:t>正文部分从第</w:t>
      </w:r>
      <w:r>
        <w:rPr>
          <w:rFonts w:hint="eastAsia"/>
        </w:rPr>
        <w:t>1</w:t>
      </w:r>
      <w:r>
        <w:rPr>
          <w:rFonts w:hint="eastAsia"/>
        </w:rPr>
        <w:t>章（</w:t>
      </w:r>
      <w:r>
        <w:rPr>
          <w:rFonts w:hint="eastAsia"/>
        </w:rPr>
        <w:t xml:space="preserve">1 </w:t>
      </w:r>
      <w:r>
        <w:rPr>
          <w:rFonts w:hint="eastAsia"/>
        </w:rPr>
        <w:t>绪论）按阿拉伯数字（</w:t>
      </w:r>
      <w:r>
        <w:rPr>
          <w:rFonts w:hint="eastAsia"/>
        </w:rPr>
        <w:t>1</w:t>
      </w:r>
      <w:r>
        <w:rPr>
          <w:rFonts w:hint="eastAsia"/>
        </w:rPr>
        <w:t>，</w:t>
      </w:r>
      <w:r>
        <w:rPr>
          <w:rFonts w:hint="eastAsia"/>
        </w:rPr>
        <w:t>2</w:t>
      </w:r>
      <w:r>
        <w:rPr>
          <w:rFonts w:hint="eastAsia"/>
        </w:rPr>
        <w:t>，</w:t>
      </w:r>
      <w:r>
        <w:rPr>
          <w:rFonts w:hint="eastAsia"/>
        </w:rPr>
        <w:t>3</w:t>
      </w:r>
      <w:r>
        <w:rPr>
          <w:rFonts w:hint="eastAsia"/>
        </w:rPr>
        <w:t>，……）从</w:t>
      </w:r>
      <w:r>
        <w:rPr>
          <w:rFonts w:hint="eastAsia"/>
        </w:rPr>
        <w:t>1</w:t>
      </w:r>
      <w:r>
        <w:rPr>
          <w:rFonts w:hint="eastAsia"/>
        </w:rPr>
        <w:t>开始连续编排直到文末。页码位于页面底端，采用小五号</w:t>
      </w:r>
      <w:r>
        <w:rPr>
          <w:rFonts w:hint="eastAsia"/>
        </w:rPr>
        <w:t xml:space="preserve"> Times New Roman</w:t>
      </w:r>
      <w:r>
        <w:rPr>
          <w:rFonts w:hint="eastAsia"/>
        </w:rPr>
        <w:t>居中书写。页码数字两侧不要加“－”等修饰线。</w:t>
      </w:r>
    </w:p>
  </w:comment>
  <w:comment w:id="1" w:author="HY" w:date="2021-12-20T13:49:00Z" w:initials="A">
    <w:p w14:paraId="77D0B5D3" w14:textId="77777777" w:rsidR="003339B6" w:rsidRDefault="00000000">
      <w:pPr>
        <w:pStyle w:val="a3"/>
      </w:pPr>
      <w:r>
        <w:rPr>
          <w:rFonts w:hint="eastAsia"/>
        </w:rPr>
        <w:t>班级名称以教务系统里的班级名称为准，规则为年级</w:t>
      </w:r>
      <w:r>
        <w:rPr>
          <w:rFonts w:hint="eastAsia"/>
        </w:rPr>
        <w:t>+</w:t>
      </w:r>
      <w:r>
        <w:rPr>
          <w:rFonts w:hint="eastAsia"/>
        </w:rPr>
        <w:t>专业</w:t>
      </w:r>
      <w:r>
        <w:rPr>
          <w:rFonts w:hint="eastAsia"/>
        </w:rPr>
        <w:t>+</w:t>
      </w:r>
      <w:r>
        <w:rPr>
          <w:rFonts w:hint="eastAsia"/>
        </w:rPr>
        <w:t>几班</w:t>
      </w:r>
    </w:p>
  </w:comment>
  <w:comment w:id="7" w:author="HY" w:date="2020-09-17T10:50:00Z" w:initials="A">
    <w:p w14:paraId="2FC12CE3" w14:textId="77777777" w:rsidR="003339B6" w:rsidRDefault="00000000">
      <w:pPr>
        <w:pStyle w:val="a3"/>
      </w:pPr>
      <w:r>
        <w:rPr>
          <w:rFonts w:hint="eastAsia"/>
        </w:rPr>
        <w:t>摘要二字中间空两个汉字空格或</w:t>
      </w:r>
      <w:r>
        <w:rPr>
          <w:rFonts w:hint="eastAsia"/>
        </w:rPr>
        <w:t>4</w:t>
      </w:r>
      <w:r>
        <w:rPr>
          <w:rFonts w:hint="eastAsia"/>
        </w:rPr>
        <w:t>个半角空格，中文字体为宋体，西文字体为</w:t>
      </w:r>
      <w:r>
        <w:rPr>
          <w:rFonts w:hint="eastAsia"/>
        </w:rPr>
        <w:t>Times New Roman</w:t>
      </w:r>
      <w:r>
        <w:rPr>
          <w:rFonts w:hint="eastAsia"/>
        </w:rPr>
        <w:t>，三号，加粗，大纲级别</w:t>
      </w:r>
      <w:r>
        <w:rPr>
          <w:rFonts w:hint="eastAsia"/>
        </w:rPr>
        <w:t>1</w:t>
      </w:r>
      <w:r>
        <w:rPr>
          <w:rFonts w:hint="eastAsia"/>
        </w:rPr>
        <w:t>级，居中无缩进，段前</w:t>
      </w:r>
      <w:r>
        <w:rPr>
          <w:rFonts w:hint="eastAsia"/>
        </w:rPr>
        <w:t>0</w:t>
      </w:r>
      <w:r>
        <w:rPr>
          <w:rFonts w:hint="eastAsia"/>
        </w:rPr>
        <w:t>行，段后</w:t>
      </w:r>
      <w:r>
        <w:rPr>
          <w:rFonts w:hint="eastAsia"/>
        </w:rPr>
        <w:t>0</w:t>
      </w:r>
      <w:r>
        <w:rPr>
          <w:rFonts w:hint="eastAsia"/>
        </w:rPr>
        <w:t>行，单倍行距。另起一页。</w:t>
      </w:r>
    </w:p>
  </w:comment>
  <w:comment w:id="8" w:author="薇薇子" w:date="2025-10-28T09:50:00Z" w:initials="">
    <w:p w14:paraId="55A1DCE4" w14:textId="77777777" w:rsidR="003339B6" w:rsidRDefault="00000000">
      <w:pPr>
        <w:pStyle w:val="a3"/>
      </w:pPr>
      <w:r>
        <w:rPr>
          <w:rFonts w:hint="eastAsia"/>
        </w:rPr>
        <w:t>页眉选用湘潭大学毕业论文或者湘潭大学毕业设计（依据实际情况修改）</w:t>
      </w:r>
    </w:p>
  </w:comment>
  <w:comment w:id="9" w:author="HY" w:date="2020-09-17T11:06:00Z" w:initials="A">
    <w:p w14:paraId="180DD48F" w14:textId="77777777" w:rsidR="003339B6" w:rsidRDefault="00000000">
      <w:pPr>
        <w:pStyle w:val="a3"/>
      </w:pPr>
      <w:r>
        <w:rPr>
          <w:rFonts w:hint="eastAsia"/>
        </w:rPr>
        <w:t>摘要内容为中文字体为宋体，西文字体为</w:t>
      </w:r>
      <w:r>
        <w:rPr>
          <w:rFonts w:hint="eastAsia"/>
        </w:rPr>
        <w:t>Times New Roman</w:t>
      </w:r>
      <w:r>
        <w:rPr>
          <w:rFonts w:hint="eastAsia"/>
        </w:rPr>
        <w:t>，五号，大纲级别正文文本，两端对齐，首行缩进</w:t>
      </w:r>
      <w:r>
        <w:rPr>
          <w:rFonts w:hint="eastAsia"/>
        </w:rPr>
        <w:t>2</w:t>
      </w:r>
      <w:r>
        <w:rPr>
          <w:rFonts w:hint="eastAsia"/>
        </w:rPr>
        <w:t>字符，段前</w:t>
      </w:r>
      <w:r>
        <w:rPr>
          <w:rFonts w:hint="eastAsia"/>
        </w:rPr>
        <w:t>0.5</w:t>
      </w:r>
      <w:r>
        <w:rPr>
          <w:rFonts w:hint="eastAsia"/>
        </w:rPr>
        <w:t>行，段后</w:t>
      </w:r>
      <w:r>
        <w:rPr>
          <w:rFonts w:hint="eastAsia"/>
        </w:rPr>
        <w:t>0.5</w:t>
      </w:r>
      <w:r>
        <w:rPr>
          <w:rFonts w:hint="eastAsia"/>
        </w:rPr>
        <w:t>行，固定值</w:t>
      </w:r>
      <w:r>
        <w:rPr>
          <w:rFonts w:hint="eastAsia"/>
        </w:rPr>
        <w:t>20</w:t>
      </w:r>
      <w:r>
        <w:rPr>
          <w:rFonts w:hint="eastAsia"/>
        </w:rPr>
        <w:t>磅。</w:t>
      </w:r>
    </w:p>
  </w:comment>
  <w:comment w:id="10" w:author="HY" w:date="2020-09-17T11:08:00Z" w:initials="A">
    <w:p w14:paraId="42341B6B" w14:textId="77777777" w:rsidR="003339B6" w:rsidRDefault="00000000">
      <w:pPr>
        <w:pStyle w:val="a3"/>
      </w:pPr>
      <w:r>
        <w:rPr>
          <w:rFonts w:hint="eastAsia"/>
          <w:b/>
          <w:bCs/>
          <w:sz w:val="24"/>
          <w:szCs w:val="32"/>
        </w:rPr>
        <w:t>“关键词：”</w:t>
      </w:r>
      <w:r>
        <w:rPr>
          <w:rFonts w:hint="eastAsia"/>
        </w:rPr>
        <w:t>宋体小四号加粗，其后关键词中文字体为宋体，西文字体为</w:t>
      </w:r>
      <w:r>
        <w:rPr>
          <w:rFonts w:hint="eastAsia"/>
        </w:rPr>
        <w:t>Times New Roman</w:t>
      </w:r>
      <w:r>
        <w:rPr>
          <w:rFonts w:hint="eastAsia"/>
        </w:rPr>
        <w:t>，五号，大纲级别正文文本，两端对齐，首行缩进</w:t>
      </w:r>
      <w:r>
        <w:rPr>
          <w:rFonts w:hint="eastAsia"/>
        </w:rPr>
        <w:t>2</w:t>
      </w:r>
      <w:r>
        <w:rPr>
          <w:rFonts w:hint="eastAsia"/>
        </w:rPr>
        <w:t>字符，段前</w:t>
      </w:r>
      <w:r>
        <w:rPr>
          <w:rFonts w:hint="eastAsia"/>
        </w:rPr>
        <w:t>0</w:t>
      </w:r>
      <w:r>
        <w:rPr>
          <w:rFonts w:hint="eastAsia"/>
        </w:rPr>
        <w:t>行，段后</w:t>
      </w:r>
      <w:r>
        <w:rPr>
          <w:rFonts w:hint="eastAsia"/>
        </w:rPr>
        <w:t>0</w:t>
      </w:r>
      <w:r>
        <w:rPr>
          <w:rFonts w:hint="eastAsia"/>
        </w:rPr>
        <w:t>行，固定值</w:t>
      </w:r>
      <w:r>
        <w:rPr>
          <w:rFonts w:hint="eastAsia"/>
        </w:rPr>
        <w:t>20</w:t>
      </w:r>
      <w:r>
        <w:rPr>
          <w:rFonts w:hint="eastAsia"/>
        </w:rPr>
        <w:t>磅。每一关键词之间用全角分号隔开</w:t>
      </w:r>
      <w:r>
        <w:rPr>
          <w:rFonts w:hint="eastAsia"/>
        </w:rPr>
        <w:t>(</w:t>
      </w:r>
      <w:r>
        <w:rPr>
          <w:rFonts w:hint="eastAsia"/>
        </w:rPr>
        <w:t>；</w:t>
      </w:r>
      <w:r>
        <w:rPr>
          <w:rFonts w:hint="eastAsia"/>
        </w:rPr>
        <w:t>)</w:t>
      </w:r>
      <w:r>
        <w:rPr>
          <w:rFonts w:hint="eastAsia"/>
        </w:rPr>
        <w:t>最后一个关键词后不打标点符号。关键词前空一空白行。</w:t>
      </w:r>
    </w:p>
  </w:comment>
  <w:comment w:id="15" w:author="HY" w:date="2021-12-02T16:06:00Z" w:initials="A">
    <w:p w14:paraId="609BAADD" w14:textId="77777777" w:rsidR="003339B6" w:rsidRDefault="00000000">
      <w:pPr>
        <w:pStyle w:val="a3"/>
      </w:pPr>
      <w:r>
        <w:rPr>
          <w:rFonts w:hint="eastAsia"/>
        </w:rPr>
        <w:t>英文摘要另起一页，</w:t>
      </w:r>
      <w:r>
        <w:rPr>
          <w:rFonts w:hint="eastAsia"/>
        </w:rPr>
        <w:t>Times New Roman</w:t>
      </w:r>
      <w:r>
        <w:rPr>
          <w:rFonts w:hint="eastAsia"/>
        </w:rPr>
        <w:t>，三号，大纲级别</w:t>
      </w:r>
      <w:r>
        <w:rPr>
          <w:rFonts w:hint="eastAsia"/>
        </w:rPr>
        <w:t>1</w:t>
      </w:r>
      <w:r>
        <w:rPr>
          <w:rFonts w:hint="eastAsia"/>
        </w:rPr>
        <w:t>级，居中无缩进，段前</w:t>
      </w:r>
      <w:r>
        <w:rPr>
          <w:rFonts w:hint="eastAsia"/>
        </w:rPr>
        <w:t>0</w:t>
      </w:r>
      <w:r>
        <w:rPr>
          <w:rFonts w:hint="eastAsia"/>
        </w:rPr>
        <w:t>行，段后</w:t>
      </w:r>
      <w:r>
        <w:rPr>
          <w:rFonts w:hint="eastAsia"/>
        </w:rPr>
        <w:t>0</w:t>
      </w:r>
      <w:r>
        <w:rPr>
          <w:rFonts w:hint="eastAsia"/>
        </w:rPr>
        <w:t>行，单倍行距。</w:t>
      </w:r>
    </w:p>
  </w:comment>
  <w:comment w:id="16" w:author="HY" w:date="2020-09-17T11:23:00Z" w:initials="A">
    <w:p w14:paraId="2A6D2536" w14:textId="77777777" w:rsidR="003339B6" w:rsidRDefault="00000000">
      <w:pPr>
        <w:pStyle w:val="a3"/>
      </w:pPr>
      <w:r>
        <w:rPr>
          <w:rFonts w:hint="eastAsia"/>
        </w:rPr>
        <w:t>摘要内容为</w:t>
      </w:r>
      <w:r>
        <w:rPr>
          <w:rFonts w:hint="eastAsia"/>
        </w:rPr>
        <w:t>Times New Roman</w:t>
      </w:r>
      <w:r>
        <w:rPr>
          <w:rFonts w:hint="eastAsia"/>
        </w:rPr>
        <w:t>，小四号，大纲级别正文文本，两端对齐，首行缩进</w:t>
      </w:r>
      <w:r>
        <w:rPr>
          <w:rFonts w:hint="eastAsia"/>
        </w:rPr>
        <w:t>2</w:t>
      </w:r>
      <w:r>
        <w:rPr>
          <w:rFonts w:hint="eastAsia"/>
        </w:rPr>
        <w:t>字符，段前</w:t>
      </w:r>
      <w:r>
        <w:rPr>
          <w:rFonts w:hint="eastAsia"/>
        </w:rPr>
        <w:t>0.5</w:t>
      </w:r>
      <w:r>
        <w:rPr>
          <w:rFonts w:hint="eastAsia"/>
        </w:rPr>
        <w:t>行，段后</w:t>
      </w:r>
      <w:r>
        <w:rPr>
          <w:rFonts w:hint="eastAsia"/>
        </w:rPr>
        <w:t>0.5</w:t>
      </w:r>
      <w:r>
        <w:rPr>
          <w:rFonts w:hint="eastAsia"/>
        </w:rPr>
        <w:t>行，固定值</w:t>
      </w:r>
      <w:r>
        <w:rPr>
          <w:rFonts w:hint="eastAsia"/>
        </w:rPr>
        <w:t>20</w:t>
      </w:r>
      <w:r>
        <w:rPr>
          <w:rFonts w:hint="eastAsia"/>
        </w:rPr>
        <w:t>磅。段落中的英文标点符号后面应该有一个半角空格。</w:t>
      </w:r>
    </w:p>
  </w:comment>
  <w:comment w:id="17" w:author="HY" w:date="2020-09-17T11:27:00Z" w:initials="A">
    <w:p w14:paraId="512B7360" w14:textId="77777777" w:rsidR="003339B6" w:rsidRDefault="00000000">
      <w:pPr>
        <w:pStyle w:val="a3"/>
      </w:pPr>
      <w:r>
        <w:rPr>
          <w:rFonts w:hint="eastAsia"/>
          <w:b/>
          <w:bCs/>
        </w:rPr>
        <w:t>“</w:t>
      </w:r>
      <w:r>
        <w:rPr>
          <w:rFonts w:hint="eastAsia"/>
          <w:b/>
          <w:bCs/>
        </w:rPr>
        <w:t>Key words:</w:t>
      </w:r>
      <w:r>
        <w:rPr>
          <w:rFonts w:hint="eastAsia"/>
          <w:b/>
          <w:bCs/>
        </w:rPr>
        <w:t>”</w:t>
      </w:r>
      <w:r>
        <w:rPr>
          <w:rFonts w:hint="eastAsia"/>
        </w:rPr>
        <w:t>Times New Roman</w:t>
      </w:r>
      <w:r>
        <w:rPr>
          <w:rFonts w:hint="eastAsia"/>
        </w:rPr>
        <w:t>，小四号加粗，其后关键词为</w:t>
      </w:r>
      <w:r>
        <w:rPr>
          <w:rFonts w:hint="eastAsia"/>
        </w:rPr>
        <w:t>Times New Roman</w:t>
      </w:r>
      <w:r>
        <w:rPr>
          <w:rFonts w:hint="eastAsia"/>
        </w:rPr>
        <w:t>，小四号，大纲级别正文文本，两端对齐，首行缩进</w:t>
      </w:r>
      <w:r>
        <w:rPr>
          <w:rFonts w:hint="eastAsia"/>
        </w:rPr>
        <w:t>2</w:t>
      </w:r>
      <w:r>
        <w:rPr>
          <w:rFonts w:hint="eastAsia"/>
        </w:rPr>
        <w:t>字符，段前</w:t>
      </w:r>
      <w:r>
        <w:rPr>
          <w:rFonts w:hint="eastAsia"/>
        </w:rPr>
        <w:t>0</w:t>
      </w:r>
      <w:r>
        <w:rPr>
          <w:rFonts w:hint="eastAsia"/>
        </w:rPr>
        <w:t>行，段后</w:t>
      </w:r>
      <w:r>
        <w:rPr>
          <w:rFonts w:hint="eastAsia"/>
        </w:rPr>
        <w:t>0</w:t>
      </w:r>
      <w:r>
        <w:rPr>
          <w:rFonts w:hint="eastAsia"/>
        </w:rPr>
        <w:t>行，固定值</w:t>
      </w:r>
      <w:r>
        <w:rPr>
          <w:rFonts w:hint="eastAsia"/>
        </w:rPr>
        <w:t>20</w:t>
      </w:r>
      <w:r>
        <w:rPr>
          <w:rFonts w:hint="eastAsia"/>
        </w:rPr>
        <w:t>磅。每一关键词之间用半角分号分开（</w:t>
      </w:r>
      <w:r>
        <w:rPr>
          <w:rFonts w:hint="eastAsia"/>
        </w:rPr>
        <w:t>;</w:t>
      </w:r>
      <w:r>
        <w:rPr>
          <w:rFonts w:hint="eastAsia"/>
        </w:rPr>
        <w:t>）最后一个关键词后不打标点符号。关键词前空一空白行。</w:t>
      </w:r>
    </w:p>
  </w:comment>
  <w:comment w:id="18" w:author="HY" w:date="2020-09-17T11:33:00Z" w:initials="A">
    <w:p w14:paraId="272B375F" w14:textId="77777777" w:rsidR="003339B6" w:rsidRDefault="00000000">
      <w:pPr>
        <w:pStyle w:val="a3"/>
      </w:pPr>
      <w:r>
        <w:rPr>
          <w:rFonts w:hint="eastAsia"/>
        </w:rPr>
        <w:t>目录二字中间空两个汉字空格或</w:t>
      </w:r>
      <w:r>
        <w:rPr>
          <w:rFonts w:hint="eastAsia"/>
        </w:rPr>
        <w:t>4</w:t>
      </w:r>
      <w:r>
        <w:rPr>
          <w:rFonts w:hint="eastAsia"/>
        </w:rPr>
        <w:t>个半角空格，目录显示到三级标题，四级及以后均不显示。目录中需包含摘要和</w:t>
      </w:r>
      <w:r>
        <w:rPr>
          <w:rFonts w:hint="eastAsia"/>
        </w:rPr>
        <w:t>Abstract</w:t>
      </w:r>
      <w:r>
        <w:rPr>
          <w:rFonts w:hint="eastAsia"/>
        </w:rPr>
        <w:t>。目录标题宋体，三号，加粗，居中无缩进，段前</w:t>
      </w:r>
      <w:r>
        <w:rPr>
          <w:rFonts w:hint="eastAsia"/>
        </w:rPr>
        <w:t>24</w:t>
      </w:r>
      <w:r>
        <w:rPr>
          <w:rFonts w:hint="eastAsia"/>
        </w:rPr>
        <w:t>磅，段后</w:t>
      </w:r>
      <w:r>
        <w:rPr>
          <w:rFonts w:hint="eastAsia"/>
        </w:rPr>
        <w:t>18</w:t>
      </w:r>
      <w:r>
        <w:rPr>
          <w:rFonts w:hint="eastAsia"/>
        </w:rPr>
        <w:t>磅，固定值</w:t>
      </w:r>
      <w:r>
        <w:rPr>
          <w:rFonts w:hint="eastAsia"/>
        </w:rPr>
        <w:t>20</w:t>
      </w:r>
      <w:r>
        <w:rPr>
          <w:rFonts w:hint="eastAsia"/>
        </w:rPr>
        <w:t>磅。大纲级别正文文本。另起一页。</w:t>
      </w:r>
    </w:p>
    <w:p w14:paraId="10380F23" w14:textId="77777777" w:rsidR="003339B6" w:rsidRDefault="00000000">
      <w:pPr>
        <w:pStyle w:val="a3"/>
      </w:pPr>
      <w:r>
        <w:rPr>
          <w:rFonts w:hint="eastAsia"/>
        </w:rPr>
        <w:t>一级目录项：中文字体为宋体，西文字体为</w:t>
      </w:r>
      <w:r>
        <w:rPr>
          <w:rFonts w:hint="eastAsia"/>
        </w:rPr>
        <w:t>Times New Roman</w:t>
      </w:r>
      <w:r>
        <w:rPr>
          <w:rFonts w:hint="eastAsia"/>
        </w:rPr>
        <w:t>，四号，两端对齐，首行无缩进，左缩进</w:t>
      </w:r>
      <w:r>
        <w:rPr>
          <w:rFonts w:hint="eastAsia"/>
        </w:rPr>
        <w:t>0</w:t>
      </w:r>
      <w:r>
        <w:rPr>
          <w:rFonts w:hint="eastAsia"/>
        </w:rPr>
        <w:t>字符，右缩进</w:t>
      </w:r>
      <w:r>
        <w:rPr>
          <w:rFonts w:hint="eastAsia"/>
        </w:rPr>
        <w:t>0</w:t>
      </w:r>
      <w:r>
        <w:rPr>
          <w:rFonts w:hint="eastAsia"/>
        </w:rPr>
        <w:t>字符，段前</w:t>
      </w:r>
      <w:r>
        <w:rPr>
          <w:rFonts w:hint="eastAsia"/>
        </w:rPr>
        <w:t>0</w:t>
      </w:r>
      <w:r>
        <w:rPr>
          <w:rFonts w:hint="eastAsia"/>
        </w:rPr>
        <w:t>行，段后</w:t>
      </w:r>
      <w:r>
        <w:rPr>
          <w:rFonts w:hint="eastAsia"/>
        </w:rPr>
        <w:t>0</w:t>
      </w:r>
      <w:r>
        <w:rPr>
          <w:rFonts w:hint="eastAsia"/>
        </w:rPr>
        <w:t>行，</w:t>
      </w:r>
      <w:r>
        <w:rPr>
          <w:rFonts w:hint="eastAsia"/>
        </w:rPr>
        <w:t>1.5</w:t>
      </w:r>
      <w:r>
        <w:rPr>
          <w:rFonts w:hint="eastAsia"/>
        </w:rPr>
        <w:t>倍行距。</w:t>
      </w:r>
    </w:p>
    <w:p w14:paraId="1E146DDA" w14:textId="77777777" w:rsidR="003339B6" w:rsidRDefault="00000000">
      <w:pPr>
        <w:pStyle w:val="a3"/>
      </w:pPr>
      <w:r>
        <w:rPr>
          <w:rFonts w:hint="eastAsia"/>
        </w:rPr>
        <w:t>二级目录项：中文字体为宋体，西文字体为</w:t>
      </w:r>
      <w:r>
        <w:rPr>
          <w:rFonts w:hint="eastAsia"/>
        </w:rPr>
        <w:t>Times New Roman</w:t>
      </w:r>
      <w:r>
        <w:rPr>
          <w:rFonts w:hint="eastAsia"/>
        </w:rPr>
        <w:t>，小四号，两端对齐，首行无缩进，左缩进</w:t>
      </w:r>
      <w:r>
        <w:rPr>
          <w:rFonts w:hint="eastAsia"/>
        </w:rPr>
        <w:t>2</w:t>
      </w:r>
      <w:r>
        <w:rPr>
          <w:rFonts w:hint="eastAsia"/>
        </w:rPr>
        <w:t>字符，右缩进</w:t>
      </w:r>
      <w:r>
        <w:rPr>
          <w:rFonts w:hint="eastAsia"/>
        </w:rPr>
        <w:t>0</w:t>
      </w:r>
      <w:r>
        <w:rPr>
          <w:rFonts w:hint="eastAsia"/>
        </w:rPr>
        <w:t>字符，段前</w:t>
      </w:r>
      <w:r>
        <w:rPr>
          <w:rFonts w:hint="eastAsia"/>
        </w:rPr>
        <w:t>0</w:t>
      </w:r>
      <w:r>
        <w:rPr>
          <w:rFonts w:hint="eastAsia"/>
        </w:rPr>
        <w:t>行，段后</w:t>
      </w:r>
      <w:r>
        <w:rPr>
          <w:rFonts w:hint="eastAsia"/>
        </w:rPr>
        <w:t>0</w:t>
      </w:r>
      <w:r>
        <w:rPr>
          <w:rFonts w:hint="eastAsia"/>
        </w:rPr>
        <w:t>行，</w:t>
      </w:r>
      <w:r>
        <w:rPr>
          <w:rFonts w:hint="eastAsia"/>
        </w:rPr>
        <w:t>1.5</w:t>
      </w:r>
      <w:r>
        <w:rPr>
          <w:rFonts w:hint="eastAsia"/>
        </w:rPr>
        <w:t>倍行距。</w:t>
      </w:r>
    </w:p>
    <w:p w14:paraId="6F08AEE4" w14:textId="77777777" w:rsidR="003339B6" w:rsidRDefault="00000000">
      <w:pPr>
        <w:pStyle w:val="a3"/>
      </w:pPr>
      <w:r>
        <w:rPr>
          <w:rFonts w:hint="eastAsia"/>
        </w:rPr>
        <w:t>三级目录项：中文字体为宋体，西文字体为</w:t>
      </w:r>
      <w:r>
        <w:rPr>
          <w:rFonts w:hint="eastAsia"/>
        </w:rPr>
        <w:t>Times New Roman</w:t>
      </w:r>
      <w:r>
        <w:rPr>
          <w:rFonts w:hint="eastAsia"/>
        </w:rPr>
        <w:t>，小四号，两端对齐，首行无缩进，左缩进</w:t>
      </w:r>
      <w:r>
        <w:rPr>
          <w:rFonts w:hint="eastAsia"/>
        </w:rPr>
        <w:t>4</w:t>
      </w:r>
      <w:r>
        <w:rPr>
          <w:rFonts w:hint="eastAsia"/>
        </w:rPr>
        <w:t>字符，右缩进</w:t>
      </w:r>
      <w:r>
        <w:rPr>
          <w:rFonts w:hint="eastAsia"/>
        </w:rPr>
        <w:t>0</w:t>
      </w:r>
      <w:r>
        <w:rPr>
          <w:rFonts w:hint="eastAsia"/>
        </w:rPr>
        <w:t>字符，段前</w:t>
      </w:r>
      <w:r>
        <w:rPr>
          <w:rFonts w:hint="eastAsia"/>
        </w:rPr>
        <w:t>0</w:t>
      </w:r>
      <w:r>
        <w:rPr>
          <w:rFonts w:hint="eastAsia"/>
        </w:rPr>
        <w:t>行，段后</w:t>
      </w:r>
      <w:r>
        <w:rPr>
          <w:rFonts w:hint="eastAsia"/>
        </w:rPr>
        <w:t>0</w:t>
      </w:r>
      <w:r>
        <w:rPr>
          <w:rFonts w:hint="eastAsia"/>
        </w:rPr>
        <w:t>行，</w:t>
      </w:r>
      <w:r>
        <w:rPr>
          <w:rFonts w:hint="eastAsia"/>
        </w:rPr>
        <w:t>1.5</w:t>
      </w:r>
      <w:r>
        <w:rPr>
          <w:rFonts w:hint="eastAsia"/>
        </w:rPr>
        <w:t>倍行距。</w:t>
      </w:r>
    </w:p>
    <w:p w14:paraId="0A51698E" w14:textId="77777777" w:rsidR="003339B6" w:rsidRDefault="00000000">
      <w:pPr>
        <w:pStyle w:val="a3"/>
      </w:pPr>
      <w:r>
        <w:rPr>
          <w:rFonts w:hint="eastAsia"/>
        </w:rPr>
        <w:t>注意保持页码右对齐，有前导符，正文修改后注意刷新目录保持一致。目录中的摘要，附录，致谢，均不要空格。</w:t>
      </w:r>
    </w:p>
  </w:comment>
  <w:comment w:id="31" w:author="HY" w:date="2020-09-17T11:36:00Z" w:initials="A">
    <w:p w14:paraId="5CCB5F9F" w14:textId="77777777" w:rsidR="003339B6" w:rsidRDefault="00000000">
      <w:pPr>
        <w:pStyle w:val="a3"/>
      </w:pPr>
      <w:r>
        <w:rPr>
          <w:rFonts w:hint="eastAsia"/>
        </w:rPr>
        <w:t>正文另起一页，一级标题：中文字体为宋体，西文字体为</w:t>
      </w:r>
      <w:r>
        <w:rPr>
          <w:rFonts w:hint="eastAsia"/>
        </w:rPr>
        <w:t>Times New Roman</w:t>
      </w:r>
      <w:r>
        <w:rPr>
          <w:rFonts w:hint="eastAsia"/>
        </w:rPr>
        <w:t>，三号，加粗，大纲级别</w:t>
      </w:r>
      <w:r>
        <w:rPr>
          <w:rFonts w:hint="eastAsia"/>
        </w:rPr>
        <w:t>1</w:t>
      </w:r>
      <w:r>
        <w:rPr>
          <w:rFonts w:hint="eastAsia"/>
        </w:rPr>
        <w:t>级，两端对齐，首行无缩进，段前</w:t>
      </w:r>
      <w:r>
        <w:rPr>
          <w:rFonts w:hint="eastAsia"/>
        </w:rPr>
        <w:t>24</w:t>
      </w:r>
      <w:r>
        <w:rPr>
          <w:rFonts w:hint="eastAsia"/>
        </w:rPr>
        <w:t>磅，段后</w:t>
      </w:r>
      <w:r>
        <w:rPr>
          <w:rFonts w:hint="eastAsia"/>
        </w:rPr>
        <w:t>18</w:t>
      </w:r>
      <w:r>
        <w:rPr>
          <w:rFonts w:hint="eastAsia"/>
        </w:rPr>
        <w:t>磅，固定值</w:t>
      </w:r>
      <w:r>
        <w:rPr>
          <w:rFonts w:hint="eastAsia"/>
        </w:rPr>
        <w:t>20</w:t>
      </w:r>
      <w:r>
        <w:rPr>
          <w:rFonts w:hint="eastAsia"/>
        </w:rPr>
        <w:t>磅。题序与标题间空</w:t>
      </w:r>
      <w:r>
        <w:rPr>
          <w:rFonts w:hint="eastAsia"/>
        </w:rPr>
        <w:t>1</w:t>
      </w:r>
      <w:r>
        <w:rPr>
          <w:rFonts w:hint="eastAsia"/>
        </w:rPr>
        <w:t>格。</w:t>
      </w:r>
    </w:p>
  </w:comment>
  <w:comment w:id="38" w:author="HY" w:date="2020-09-17T11:40:00Z" w:initials="A">
    <w:p w14:paraId="178C3C43" w14:textId="77777777" w:rsidR="003339B6" w:rsidRDefault="00000000">
      <w:pPr>
        <w:pStyle w:val="a3"/>
      </w:pPr>
      <w:r>
        <w:rPr>
          <w:rFonts w:hint="eastAsia"/>
        </w:rPr>
        <w:t>二级标题：中文字体为宋体，西文字体为</w:t>
      </w:r>
      <w:r>
        <w:rPr>
          <w:rFonts w:hint="eastAsia"/>
        </w:rPr>
        <w:t>Times New Roman</w:t>
      </w:r>
      <w:r>
        <w:rPr>
          <w:rFonts w:hint="eastAsia"/>
        </w:rPr>
        <w:t>，四号，加粗，大纲级别</w:t>
      </w:r>
      <w:r>
        <w:rPr>
          <w:rFonts w:hint="eastAsia"/>
        </w:rPr>
        <w:t>2</w:t>
      </w:r>
      <w:r>
        <w:rPr>
          <w:rFonts w:hint="eastAsia"/>
        </w:rPr>
        <w:t>级，两端对齐，首行无缩进，段前</w:t>
      </w:r>
      <w:r>
        <w:rPr>
          <w:rFonts w:hint="eastAsia"/>
        </w:rPr>
        <w:t>24</w:t>
      </w:r>
      <w:r>
        <w:rPr>
          <w:rFonts w:hint="eastAsia"/>
        </w:rPr>
        <w:t>磅，段后</w:t>
      </w:r>
      <w:r>
        <w:rPr>
          <w:rFonts w:hint="eastAsia"/>
        </w:rPr>
        <w:t>6</w:t>
      </w:r>
      <w:r>
        <w:rPr>
          <w:rFonts w:hint="eastAsia"/>
        </w:rPr>
        <w:t>磅，固定值</w:t>
      </w:r>
      <w:r>
        <w:rPr>
          <w:rFonts w:hint="eastAsia"/>
        </w:rPr>
        <w:t>20</w:t>
      </w:r>
      <w:r>
        <w:rPr>
          <w:rFonts w:hint="eastAsia"/>
        </w:rPr>
        <w:t>磅。题序与标题间空</w:t>
      </w:r>
      <w:r>
        <w:rPr>
          <w:rFonts w:hint="eastAsia"/>
        </w:rPr>
        <w:t>1</w:t>
      </w:r>
      <w:r>
        <w:rPr>
          <w:rFonts w:hint="eastAsia"/>
        </w:rPr>
        <w:t>格。</w:t>
      </w:r>
    </w:p>
  </w:comment>
  <w:comment w:id="39" w:author="HY" w:date="2020-09-17T11:50:00Z" w:initials="A">
    <w:p w14:paraId="504A34CF" w14:textId="77777777" w:rsidR="003339B6" w:rsidRDefault="00000000">
      <w:pPr>
        <w:pStyle w:val="a3"/>
      </w:pPr>
      <w:r>
        <w:rPr>
          <w:rFonts w:hint="eastAsia"/>
        </w:rPr>
        <w:t>正文：中文字体为宋体，西文字体为</w:t>
      </w:r>
      <w:r>
        <w:rPr>
          <w:rFonts w:hint="eastAsia"/>
        </w:rPr>
        <w:t>Times New Roman</w:t>
      </w:r>
      <w:r>
        <w:rPr>
          <w:rFonts w:hint="eastAsia"/>
        </w:rPr>
        <w:t>，小四号，大纲级别正文文本，两端对齐，首行缩进</w:t>
      </w:r>
      <w:r>
        <w:rPr>
          <w:rFonts w:hint="eastAsia"/>
        </w:rPr>
        <w:t>2</w:t>
      </w:r>
      <w:r>
        <w:rPr>
          <w:rFonts w:hint="eastAsia"/>
        </w:rPr>
        <w:t>字符，段前</w:t>
      </w:r>
      <w:r>
        <w:rPr>
          <w:rFonts w:hint="eastAsia"/>
        </w:rPr>
        <w:t>0</w:t>
      </w:r>
      <w:r>
        <w:rPr>
          <w:rFonts w:hint="eastAsia"/>
        </w:rPr>
        <w:t>行，段后</w:t>
      </w:r>
      <w:r>
        <w:rPr>
          <w:rFonts w:hint="eastAsia"/>
        </w:rPr>
        <w:t>0</w:t>
      </w:r>
      <w:r>
        <w:rPr>
          <w:rFonts w:hint="eastAsia"/>
        </w:rPr>
        <w:t>行，固定值</w:t>
      </w:r>
      <w:r>
        <w:rPr>
          <w:rFonts w:hint="eastAsia"/>
        </w:rPr>
        <w:t>20</w:t>
      </w:r>
      <w:r>
        <w:rPr>
          <w:rFonts w:hint="eastAsia"/>
        </w:rPr>
        <w:t>磅。</w:t>
      </w:r>
    </w:p>
  </w:comment>
  <w:comment w:id="40" w:author="HY" w:date="2021-12-21T16:53:00Z" w:initials="A">
    <w:p w14:paraId="4A8F825E" w14:textId="77777777" w:rsidR="003339B6" w:rsidRDefault="00000000">
      <w:pPr>
        <w:pStyle w:val="a3"/>
      </w:pPr>
      <w:r>
        <w:rPr>
          <w:rFonts w:hint="eastAsia"/>
        </w:rPr>
        <w:t>表题：中文字体为宋体，西文字体为</w:t>
      </w:r>
      <w:r>
        <w:rPr>
          <w:rFonts w:hint="eastAsia"/>
        </w:rPr>
        <w:t>Times New Roman</w:t>
      </w:r>
      <w:r>
        <w:rPr>
          <w:rFonts w:hint="eastAsia"/>
        </w:rPr>
        <w:t>，五号，加粗，居中无缩进，段前</w:t>
      </w:r>
      <w:r>
        <w:rPr>
          <w:rFonts w:hint="eastAsia"/>
        </w:rPr>
        <w:t>12</w:t>
      </w:r>
      <w:r>
        <w:rPr>
          <w:rFonts w:hint="eastAsia"/>
        </w:rPr>
        <w:t>磅，段后</w:t>
      </w:r>
      <w:r>
        <w:rPr>
          <w:rFonts w:hint="eastAsia"/>
        </w:rPr>
        <w:t>6</w:t>
      </w:r>
      <w:r>
        <w:rPr>
          <w:rFonts w:hint="eastAsia"/>
        </w:rPr>
        <w:t>磅，单倍行距。表序与表名之间空一格，表名中不允许使用标点符号，表名后不加标点。</w:t>
      </w:r>
    </w:p>
  </w:comment>
  <w:comment w:id="42" w:author="HY" w:date="2020-09-17T11:58:00Z" w:initials="A">
    <w:p w14:paraId="28F6F5B7" w14:textId="77777777" w:rsidR="003339B6" w:rsidRDefault="00000000">
      <w:pPr>
        <w:pStyle w:val="a3"/>
      </w:pPr>
      <w:r>
        <w:rPr>
          <w:rFonts w:hint="eastAsia"/>
        </w:rPr>
        <w:t>表注或数据来源说明：中文字体为宋体，西文字体为</w:t>
      </w:r>
      <w:r>
        <w:rPr>
          <w:rFonts w:hint="eastAsia"/>
        </w:rPr>
        <w:t>Times New Roman</w:t>
      </w:r>
      <w:r>
        <w:rPr>
          <w:rFonts w:hint="eastAsia"/>
        </w:rPr>
        <w:t>，小五号，两端对齐，首行缩进</w:t>
      </w:r>
      <w:r>
        <w:rPr>
          <w:rFonts w:hint="eastAsia"/>
        </w:rPr>
        <w:t>2</w:t>
      </w:r>
      <w:r>
        <w:rPr>
          <w:rFonts w:hint="eastAsia"/>
        </w:rPr>
        <w:t>字符，段前</w:t>
      </w:r>
      <w:r>
        <w:rPr>
          <w:rFonts w:hint="eastAsia"/>
        </w:rPr>
        <w:t>0</w:t>
      </w:r>
      <w:r>
        <w:rPr>
          <w:rFonts w:hint="eastAsia"/>
        </w:rPr>
        <w:t>行，段后</w:t>
      </w:r>
      <w:r>
        <w:rPr>
          <w:rFonts w:hint="eastAsia"/>
        </w:rPr>
        <w:t>0</w:t>
      </w:r>
      <w:r>
        <w:rPr>
          <w:rFonts w:hint="eastAsia"/>
        </w:rPr>
        <w:t>行，固定值</w:t>
      </w:r>
      <w:r>
        <w:rPr>
          <w:rFonts w:hint="eastAsia"/>
        </w:rPr>
        <w:t>20</w:t>
      </w:r>
      <w:r>
        <w:rPr>
          <w:rFonts w:hint="eastAsia"/>
        </w:rPr>
        <w:t>磅。</w:t>
      </w:r>
    </w:p>
  </w:comment>
  <w:comment w:id="51" w:author="HY" w:date="2020-09-17T11:44:00Z" w:initials="A">
    <w:p w14:paraId="4B9ADA87" w14:textId="77777777" w:rsidR="003339B6" w:rsidRDefault="00000000">
      <w:pPr>
        <w:pStyle w:val="a3"/>
      </w:pPr>
      <w:r>
        <w:rPr>
          <w:rFonts w:hint="eastAsia"/>
        </w:rPr>
        <w:t>三级标题：中文字体为宋体，西文字体为</w:t>
      </w:r>
      <w:r>
        <w:rPr>
          <w:rFonts w:hint="eastAsia"/>
        </w:rPr>
        <w:t>Times New Roman</w:t>
      </w:r>
      <w:r>
        <w:rPr>
          <w:rFonts w:hint="eastAsia"/>
        </w:rPr>
        <w:t>，小四号，加粗，大纲级别</w:t>
      </w:r>
      <w:r>
        <w:rPr>
          <w:rFonts w:hint="eastAsia"/>
        </w:rPr>
        <w:t>3</w:t>
      </w:r>
      <w:r>
        <w:rPr>
          <w:rFonts w:hint="eastAsia"/>
        </w:rPr>
        <w:t>级，两端对齐，首行无缩进，段前</w:t>
      </w:r>
      <w:r>
        <w:rPr>
          <w:rFonts w:hint="eastAsia"/>
        </w:rPr>
        <w:t>12</w:t>
      </w:r>
      <w:r>
        <w:rPr>
          <w:rFonts w:hint="eastAsia"/>
        </w:rPr>
        <w:t>磅，段后</w:t>
      </w:r>
      <w:r>
        <w:rPr>
          <w:rFonts w:hint="eastAsia"/>
        </w:rPr>
        <w:t>6</w:t>
      </w:r>
      <w:r>
        <w:rPr>
          <w:rFonts w:hint="eastAsia"/>
        </w:rPr>
        <w:t>磅，固定值</w:t>
      </w:r>
      <w:r>
        <w:rPr>
          <w:rFonts w:hint="eastAsia"/>
        </w:rPr>
        <w:t>20</w:t>
      </w:r>
      <w:r>
        <w:rPr>
          <w:rFonts w:hint="eastAsia"/>
        </w:rPr>
        <w:t>磅。题序与标题间空</w:t>
      </w:r>
      <w:r>
        <w:rPr>
          <w:rFonts w:hint="eastAsia"/>
        </w:rPr>
        <w:t>1</w:t>
      </w:r>
      <w:r>
        <w:rPr>
          <w:rFonts w:hint="eastAsia"/>
        </w:rPr>
        <w:t>格。</w:t>
      </w:r>
    </w:p>
  </w:comment>
  <w:comment w:id="53" w:author="HY" w:date="2021-12-21T16:52:00Z" w:initials="A">
    <w:p w14:paraId="024870B4" w14:textId="77777777" w:rsidR="003339B6" w:rsidRDefault="00000000">
      <w:pPr>
        <w:pStyle w:val="a3"/>
      </w:pPr>
      <w:r>
        <w:rPr>
          <w:rFonts w:hint="eastAsia"/>
        </w:rPr>
        <w:t>图题：中文字体为宋体，西文字体为</w:t>
      </w:r>
      <w:r>
        <w:rPr>
          <w:rFonts w:hint="eastAsia"/>
        </w:rPr>
        <w:t>Times New Roman</w:t>
      </w:r>
      <w:r>
        <w:rPr>
          <w:rFonts w:hint="eastAsia"/>
        </w:rPr>
        <w:t>，五号，加粗，居中无缩进，段前</w:t>
      </w:r>
      <w:r>
        <w:rPr>
          <w:rFonts w:hint="eastAsia"/>
        </w:rPr>
        <w:t>6</w:t>
      </w:r>
      <w:r>
        <w:rPr>
          <w:rFonts w:hint="eastAsia"/>
        </w:rPr>
        <w:t>磅，段后</w:t>
      </w:r>
      <w:r>
        <w:rPr>
          <w:rFonts w:hint="eastAsia"/>
        </w:rPr>
        <w:t>12</w:t>
      </w:r>
      <w:r>
        <w:rPr>
          <w:rFonts w:hint="eastAsia"/>
        </w:rPr>
        <w:t>磅，单倍行距。图名在图号之后空一格排写。图名后不加标点符号。</w:t>
      </w:r>
    </w:p>
  </w:comment>
  <w:comment w:id="54" w:author="HY" w:date="2020-09-17T12:00:00Z" w:initials="A">
    <w:p w14:paraId="0AFBB780" w14:textId="77777777" w:rsidR="003339B6" w:rsidRDefault="00000000">
      <w:pPr>
        <w:pStyle w:val="a3"/>
      </w:pPr>
      <w:r>
        <w:rPr>
          <w:rFonts w:hint="eastAsia"/>
        </w:rPr>
        <w:t>图注或图片来源说明：中文字体为宋体，西文字体为</w:t>
      </w:r>
      <w:r>
        <w:rPr>
          <w:rFonts w:hint="eastAsia"/>
        </w:rPr>
        <w:t>Times New Roman</w:t>
      </w:r>
      <w:r>
        <w:rPr>
          <w:rFonts w:hint="eastAsia"/>
        </w:rPr>
        <w:t>，小五号，两端对齐，首行缩进</w:t>
      </w:r>
      <w:r>
        <w:rPr>
          <w:rFonts w:hint="eastAsia"/>
        </w:rPr>
        <w:t>2</w:t>
      </w:r>
      <w:r>
        <w:rPr>
          <w:rFonts w:hint="eastAsia"/>
        </w:rPr>
        <w:t>字符，段前</w:t>
      </w:r>
      <w:r>
        <w:rPr>
          <w:rFonts w:hint="eastAsia"/>
        </w:rPr>
        <w:t>0</w:t>
      </w:r>
      <w:r>
        <w:rPr>
          <w:rFonts w:hint="eastAsia"/>
        </w:rPr>
        <w:t>行，段后</w:t>
      </w:r>
      <w:r>
        <w:rPr>
          <w:rFonts w:hint="eastAsia"/>
        </w:rPr>
        <w:t>0</w:t>
      </w:r>
      <w:r>
        <w:rPr>
          <w:rFonts w:hint="eastAsia"/>
        </w:rPr>
        <w:t>行，固定值</w:t>
      </w:r>
      <w:r>
        <w:rPr>
          <w:rFonts w:hint="eastAsia"/>
        </w:rPr>
        <w:t>20</w:t>
      </w:r>
      <w:r>
        <w:rPr>
          <w:rFonts w:hint="eastAsia"/>
        </w:rPr>
        <w:t>磅。</w:t>
      </w:r>
    </w:p>
  </w:comment>
  <w:comment w:id="55" w:author="HY" w:date="2021-12-20T13:50:00Z" w:initials="A">
    <w:p w14:paraId="1169E1BE" w14:textId="77777777" w:rsidR="003339B6" w:rsidRDefault="00000000">
      <w:pPr>
        <w:pStyle w:val="a3"/>
      </w:pPr>
      <w:r>
        <w:rPr>
          <w:rFonts w:hint="eastAsia"/>
        </w:rPr>
        <w:t>如果一个图由两个或两个以上分图组成时，各分图分别以</w:t>
      </w:r>
      <w:r>
        <w:rPr>
          <w:rFonts w:hint="eastAsia"/>
        </w:rPr>
        <w:t>(a)</w:t>
      </w:r>
      <w:r>
        <w:rPr>
          <w:rFonts w:hint="eastAsia"/>
        </w:rPr>
        <w:t>、</w:t>
      </w:r>
      <w:r>
        <w:rPr>
          <w:rFonts w:hint="eastAsia"/>
        </w:rPr>
        <w:t>(b)</w:t>
      </w:r>
      <w:r>
        <w:rPr>
          <w:rFonts w:hint="eastAsia"/>
        </w:rPr>
        <w:t>、</w:t>
      </w:r>
      <w:r>
        <w:rPr>
          <w:rFonts w:hint="eastAsia"/>
        </w:rPr>
        <w:t>(c)</w:t>
      </w:r>
      <w:r>
        <w:rPr>
          <w:rFonts w:hint="eastAsia"/>
        </w:rPr>
        <w:t>……作为图序，并须有分图名，分图名直接列在各自分图的正下方，主图名列在所有分图的下方正中。</w:t>
      </w:r>
    </w:p>
  </w:comment>
  <w:comment w:id="57" w:author="HY" w:date="2021-12-07T10:24:00Z" w:initials="A">
    <w:p w14:paraId="5919B6E1" w14:textId="77777777" w:rsidR="003339B6" w:rsidRDefault="00000000">
      <w:pPr>
        <w:pStyle w:val="a3"/>
        <w:rPr>
          <w:rFonts w:ascii="仿宋_GB2312" w:hAnsi="宋体" w:cs="宋体" w:hint="eastAsia"/>
          <w:kern w:val="0"/>
          <w:sz w:val="32"/>
          <w:szCs w:val="32"/>
        </w:rPr>
      </w:pPr>
      <w:r>
        <w:rPr>
          <w:rFonts w:ascii="仿宋_GB2312" w:hAnsi="仿宋_GB2312" w:cs="宋体"/>
          <w:kern w:val="0"/>
          <w:sz w:val="32"/>
          <w:szCs w:val="32"/>
        </w:rPr>
        <w:t>公式</w:t>
      </w:r>
      <w:r>
        <w:rPr>
          <w:rFonts w:ascii="仿宋_GB2312" w:hAnsi="仿宋_GB2312" w:cs="宋体" w:hint="eastAsia"/>
          <w:kern w:val="0"/>
          <w:sz w:val="32"/>
          <w:szCs w:val="32"/>
        </w:rPr>
        <w:t>数量超过</w:t>
      </w:r>
      <w:r>
        <w:rPr>
          <w:rFonts w:ascii="仿宋_GB2312" w:hAnsi="仿宋_GB2312" w:cs="宋体" w:hint="eastAsia"/>
          <w:kern w:val="0"/>
          <w:sz w:val="32"/>
          <w:szCs w:val="32"/>
        </w:rPr>
        <w:t>1</w:t>
      </w:r>
      <w:r>
        <w:rPr>
          <w:rFonts w:ascii="仿宋_GB2312" w:hAnsi="仿宋_GB2312" w:cs="宋体" w:hint="eastAsia"/>
          <w:kern w:val="0"/>
          <w:sz w:val="32"/>
          <w:szCs w:val="32"/>
        </w:rPr>
        <w:t>个即</w:t>
      </w:r>
      <w:r>
        <w:rPr>
          <w:rFonts w:ascii="仿宋_GB2312" w:hAnsi="仿宋_GB2312" w:cs="宋体"/>
          <w:kern w:val="0"/>
          <w:sz w:val="32"/>
          <w:szCs w:val="32"/>
        </w:rPr>
        <w:t>应编号，并将编号置于括号内</w:t>
      </w:r>
      <w:r>
        <w:rPr>
          <w:rFonts w:ascii="仿宋_GB2312" w:hAnsi="宋体" w:cs="宋体"/>
          <w:kern w:val="0"/>
          <w:sz w:val="32"/>
          <w:szCs w:val="32"/>
        </w:rPr>
        <w:t>,</w:t>
      </w:r>
      <w:r>
        <w:rPr>
          <w:rFonts w:ascii="仿宋_GB2312" w:hAnsi="宋体" w:cs="宋体" w:hint="eastAsia"/>
          <w:kern w:val="0"/>
          <w:sz w:val="32"/>
          <w:szCs w:val="32"/>
        </w:rPr>
        <w:t>如果数量较少，全篇统一编号，如</w:t>
      </w:r>
      <w:r>
        <w:rPr>
          <w:rFonts w:ascii="仿宋_GB2312" w:hAnsi="宋体" w:cs="宋体" w:hint="eastAsia"/>
          <w:kern w:val="0"/>
          <w:sz w:val="32"/>
          <w:szCs w:val="32"/>
        </w:rPr>
        <w:t>(1)</w:t>
      </w:r>
      <w:r>
        <w:rPr>
          <w:rFonts w:ascii="仿宋_GB2312" w:hAnsi="宋体" w:cs="宋体" w:hint="eastAsia"/>
          <w:kern w:val="0"/>
          <w:sz w:val="32"/>
          <w:szCs w:val="32"/>
        </w:rPr>
        <w:t>，</w:t>
      </w:r>
      <w:r>
        <w:rPr>
          <w:rFonts w:ascii="仿宋_GB2312" w:hAnsi="宋体" w:cs="宋体"/>
          <w:kern w:val="0"/>
          <w:sz w:val="32"/>
          <w:szCs w:val="32"/>
        </w:rPr>
        <w:t>如</w:t>
      </w:r>
      <w:r>
        <w:rPr>
          <w:rFonts w:ascii="仿宋_GB2312" w:hAnsi="宋体" w:cs="宋体" w:hint="eastAsia"/>
          <w:kern w:val="0"/>
          <w:sz w:val="32"/>
          <w:szCs w:val="32"/>
        </w:rPr>
        <w:t>数量较多，则应分章编号，如</w:t>
      </w:r>
      <w:r>
        <w:rPr>
          <w:rFonts w:ascii="仿宋_GB2312" w:hAnsi="宋体" w:cs="宋体"/>
          <w:kern w:val="0"/>
          <w:sz w:val="32"/>
          <w:szCs w:val="32"/>
        </w:rPr>
        <w:t>(1-1)</w:t>
      </w:r>
      <w:r>
        <w:rPr>
          <w:rFonts w:ascii="仿宋_GB2312" w:hAnsi="仿宋_GB2312" w:cs="宋体"/>
          <w:kern w:val="0"/>
          <w:sz w:val="32"/>
          <w:szCs w:val="32"/>
        </w:rPr>
        <w:t>，公式</w:t>
      </w:r>
      <w:r>
        <w:rPr>
          <w:rFonts w:ascii="仿宋_GB2312" w:hAnsi="仿宋_GB2312" w:cs="宋体" w:hint="eastAsia"/>
          <w:kern w:val="0"/>
          <w:sz w:val="32"/>
          <w:szCs w:val="32"/>
        </w:rPr>
        <w:t>剧中、</w:t>
      </w:r>
      <w:r>
        <w:rPr>
          <w:rFonts w:ascii="仿宋_GB2312" w:hAnsi="仿宋_GB2312" w:cs="宋体"/>
          <w:kern w:val="0"/>
          <w:sz w:val="32"/>
          <w:szCs w:val="32"/>
        </w:rPr>
        <w:t>编号右端对齐</w:t>
      </w:r>
      <w:r>
        <w:rPr>
          <w:rFonts w:ascii="仿宋_GB2312" w:hAnsi="宋体" w:cs="宋体"/>
          <w:kern w:val="0"/>
          <w:sz w:val="32"/>
          <w:szCs w:val="32"/>
        </w:rPr>
        <w:t>,</w:t>
      </w:r>
      <w:r>
        <w:rPr>
          <w:rFonts w:ascii="仿宋_GB2312" w:hAnsi="宋体" w:cs="宋体"/>
          <w:kern w:val="0"/>
          <w:sz w:val="32"/>
          <w:szCs w:val="32"/>
        </w:rPr>
        <w:t>与公式间以</w:t>
      </w:r>
      <w:r>
        <w:rPr>
          <w:rFonts w:ascii="仿宋_GB2312" w:hAnsi="宋体" w:cs="宋体"/>
          <w:kern w:val="0"/>
          <w:sz w:val="32"/>
          <w:szCs w:val="32"/>
        </w:rPr>
        <w:t>...</w:t>
      </w:r>
      <w:r>
        <w:rPr>
          <w:rFonts w:ascii="仿宋_GB2312" w:hAnsi="宋体" w:cs="宋体"/>
          <w:kern w:val="0"/>
          <w:sz w:val="32"/>
          <w:szCs w:val="32"/>
        </w:rPr>
        <w:t>连接</w:t>
      </w:r>
      <w:r>
        <w:rPr>
          <w:rFonts w:ascii="仿宋_GB2312" w:hAnsi="仿宋_GB2312" w:cs="宋体"/>
          <w:kern w:val="0"/>
          <w:sz w:val="32"/>
          <w:szCs w:val="32"/>
        </w:rPr>
        <w:t>。包含公式的段落行间距可设置为最小值</w:t>
      </w:r>
      <w:r>
        <w:rPr>
          <w:rFonts w:ascii="仿宋_GB2312" w:hAnsi="宋体" w:cs="宋体"/>
          <w:kern w:val="0"/>
          <w:sz w:val="32"/>
          <w:szCs w:val="32"/>
        </w:rPr>
        <w:t>20</w:t>
      </w:r>
      <w:r>
        <w:rPr>
          <w:rFonts w:ascii="仿宋_GB2312" w:hAnsi="宋体" w:cs="宋体"/>
          <w:kern w:val="0"/>
          <w:sz w:val="32"/>
          <w:szCs w:val="32"/>
        </w:rPr>
        <w:t>磅，以保证公式完全显示。</w:t>
      </w:r>
    </w:p>
    <w:p w14:paraId="35AEB349" w14:textId="77777777" w:rsidR="003339B6" w:rsidRDefault="00000000">
      <w:pPr>
        <w:pStyle w:val="a3"/>
      </w:pPr>
      <w:r>
        <w:rPr>
          <w:rFonts w:ascii="仿宋_GB2312" w:hAnsi="宋体" w:cs="宋体" w:hint="eastAsia"/>
          <w:color w:val="FF0000"/>
          <w:kern w:val="0"/>
          <w:sz w:val="32"/>
          <w:szCs w:val="32"/>
        </w:rPr>
        <w:t>公式用公式编辑器编写</w:t>
      </w:r>
      <w:r>
        <w:rPr>
          <w:rFonts w:ascii="仿宋_GB2312" w:hAnsi="宋体" w:cs="宋体"/>
          <w:color w:val="FF0000"/>
          <w:kern w:val="0"/>
          <w:sz w:val="32"/>
          <w:szCs w:val="32"/>
        </w:rPr>
        <w:t>.</w:t>
      </w:r>
      <w:r>
        <w:rPr>
          <w:rFonts w:ascii="仿宋_GB2312" w:hAnsi="宋体" w:cs="宋体"/>
          <w:color w:val="FF0000"/>
          <w:kern w:val="0"/>
          <w:sz w:val="32"/>
          <w:szCs w:val="32"/>
        </w:rPr>
        <w:t>不可图片粘贴</w:t>
      </w:r>
    </w:p>
  </w:comment>
  <w:comment w:id="68" w:author="HY" w:date="2021-11-29T16:24:00Z" w:initials="A">
    <w:p w14:paraId="50E77A25" w14:textId="77777777" w:rsidR="003339B6" w:rsidRDefault="00000000">
      <w:pPr>
        <w:pStyle w:val="a3"/>
      </w:pPr>
      <w:r>
        <w:rPr>
          <w:rFonts w:hint="eastAsia"/>
        </w:rPr>
        <w:t>四级标题：中文字体为宋体，西文字体为</w:t>
      </w:r>
      <w:r>
        <w:rPr>
          <w:rFonts w:hint="eastAsia"/>
        </w:rPr>
        <w:t>Times New Roman</w:t>
      </w:r>
      <w:r>
        <w:rPr>
          <w:rFonts w:hint="eastAsia"/>
        </w:rPr>
        <w:t>，小四号，大纲级别</w:t>
      </w:r>
      <w:r>
        <w:rPr>
          <w:rFonts w:hint="eastAsia"/>
        </w:rPr>
        <w:t>4</w:t>
      </w:r>
      <w:r>
        <w:rPr>
          <w:rFonts w:hint="eastAsia"/>
        </w:rPr>
        <w:t>级，两端对齐，首行无缩进，段前</w:t>
      </w:r>
      <w:r>
        <w:rPr>
          <w:rFonts w:hint="eastAsia"/>
        </w:rPr>
        <w:t>6</w:t>
      </w:r>
      <w:r>
        <w:rPr>
          <w:rFonts w:hint="eastAsia"/>
        </w:rPr>
        <w:t>磅，段后</w:t>
      </w:r>
      <w:r>
        <w:rPr>
          <w:rFonts w:hint="eastAsia"/>
        </w:rPr>
        <w:t>6</w:t>
      </w:r>
      <w:r>
        <w:rPr>
          <w:rFonts w:hint="eastAsia"/>
        </w:rPr>
        <w:t>磅，固定值</w:t>
      </w:r>
      <w:r>
        <w:rPr>
          <w:rFonts w:hint="eastAsia"/>
        </w:rPr>
        <w:t>20</w:t>
      </w:r>
      <w:r>
        <w:rPr>
          <w:rFonts w:hint="eastAsia"/>
        </w:rPr>
        <w:t>磅。题序与标题间空</w:t>
      </w:r>
      <w:r>
        <w:rPr>
          <w:rFonts w:hint="eastAsia"/>
        </w:rPr>
        <w:t>1</w:t>
      </w:r>
      <w:r>
        <w:rPr>
          <w:rFonts w:hint="eastAsia"/>
        </w:rPr>
        <w:t>格。</w:t>
      </w:r>
    </w:p>
  </w:comment>
  <w:comment w:id="98" w:author="HY" w:date="2021-12-20T10:53:00Z" w:initials="A">
    <w:p w14:paraId="28060856" w14:textId="77777777" w:rsidR="003339B6" w:rsidRDefault="00000000">
      <w:pPr>
        <w:pStyle w:val="a3"/>
      </w:pPr>
      <w:r>
        <w:rPr>
          <w:rFonts w:hint="eastAsia"/>
          <w:lang w:val="zh-TW" w:eastAsia="zh-TW"/>
        </w:rPr>
        <w:t>如某个表需要转页接排，</w:t>
      </w:r>
      <w:r>
        <w:rPr>
          <w:rFonts w:hint="eastAsia"/>
        </w:rPr>
        <w:t>在随后各页上应重复表的编号，</w:t>
      </w:r>
      <w:r>
        <w:rPr>
          <w:rFonts w:hint="eastAsia"/>
          <w:lang w:val="zh-TW" w:eastAsia="zh-TW"/>
        </w:rPr>
        <w:t>如“续表</w:t>
      </w:r>
      <w:r>
        <w:rPr>
          <w:rFonts w:hint="eastAsia"/>
        </w:rPr>
        <w:t>1</w:t>
      </w:r>
      <w:r>
        <w:rPr>
          <w:rFonts w:hint="eastAsia"/>
          <w:lang w:val="zh-TW" w:eastAsia="zh-TW"/>
        </w:rPr>
        <w:t>-</w:t>
      </w:r>
      <w:r>
        <w:rPr>
          <w:rFonts w:hint="eastAsia"/>
        </w:rPr>
        <w:t>2</w:t>
      </w:r>
      <w:r>
        <w:rPr>
          <w:rFonts w:hint="eastAsia"/>
          <w:lang w:val="zh-TW" w:eastAsia="zh-TW"/>
        </w:rPr>
        <w:t xml:space="preserve"> XXXX</w:t>
      </w:r>
      <w:r>
        <w:rPr>
          <w:rFonts w:hint="eastAsia"/>
          <w:lang w:val="zh-TW" w:eastAsia="zh-TW"/>
        </w:rPr>
        <w:t>”</w:t>
      </w:r>
      <w:r>
        <w:rPr>
          <w:rFonts w:hint="eastAsia"/>
          <w:lang w:val="zh-TW"/>
        </w:rPr>
        <w:t>；</w:t>
      </w:r>
      <w:r>
        <w:rPr>
          <w:rFonts w:hint="eastAsia"/>
        </w:rPr>
        <w:t>且</w:t>
      </w:r>
      <w:r>
        <w:rPr>
          <w:rFonts w:hint="eastAsia"/>
          <w:lang w:val="zh-TW" w:eastAsia="zh-TW"/>
        </w:rPr>
        <w:t>续表均应重复表头</w:t>
      </w:r>
      <w:r>
        <w:rPr>
          <w:rFonts w:hint="eastAsia"/>
        </w:rPr>
        <w:t>。</w:t>
      </w:r>
    </w:p>
  </w:comment>
  <w:comment w:id="101" w:author="Sky123.Org" w:date="2021-12-21T11:21:00Z" w:initials="S">
    <w:p w14:paraId="10841CD1" w14:textId="77777777" w:rsidR="003339B6" w:rsidRDefault="00000000">
      <w:pPr>
        <w:pStyle w:val="a3"/>
      </w:pPr>
      <w:r>
        <w:rPr>
          <w:rFonts w:hint="eastAsia"/>
        </w:rPr>
        <w:t>正文每章节另起一页，一级标题：中文字体为宋体，西文字体为</w:t>
      </w:r>
      <w:r>
        <w:rPr>
          <w:rFonts w:hint="eastAsia"/>
        </w:rPr>
        <w:t>Times New Roman</w:t>
      </w:r>
      <w:r>
        <w:rPr>
          <w:rFonts w:hint="eastAsia"/>
        </w:rPr>
        <w:t>，三号，加粗，大纲级别</w:t>
      </w:r>
      <w:r>
        <w:rPr>
          <w:rFonts w:hint="eastAsia"/>
        </w:rPr>
        <w:t>1</w:t>
      </w:r>
      <w:r>
        <w:rPr>
          <w:rFonts w:hint="eastAsia"/>
        </w:rPr>
        <w:t>级，两端对齐，首行无缩进，段前</w:t>
      </w:r>
      <w:r>
        <w:rPr>
          <w:rFonts w:hint="eastAsia"/>
        </w:rPr>
        <w:t>24</w:t>
      </w:r>
      <w:r>
        <w:rPr>
          <w:rFonts w:hint="eastAsia"/>
        </w:rPr>
        <w:t>磅，段后</w:t>
      </w:r>
      <w:r>
        <w:rPr>
          <w:rFonts w:hint="eastAsia"/>
        </w:rPr>
        <w:t>18</w:t>
      </w:r>
      <w:r>
        <w:rPr>
          <w:rFonts w:hint="eastAsia"/>
        </w:rPr>
        <w:t>磅，固定值</w:t>
      </w:r>
      <w:r>
        <w:rPr>
          <w:rFonts w:hint="eastAsia"/>
        </w:rPr>
        <w:t>20</w:t>
      </w:r>
      <w:r>
        <w:rPr>
          <w:rFonts w:hint="eastAsia"/>
        </w:rPr>
        <w:t>磅。题序与标题间空</w:t>
      </w:r>
      <w:r>
        <w:rPr>
          <w:rFonts w:hint="eastAsia"/>
        </w:rPr>
        <w:t>1</w:t>
      </w:r>
      <w:r>
        <w:rPr>
          <w:rFonts w:hint="eastAsia"/>
        </w:rPr>
        <w:t>格</w:t>
      </w:r>
    </w:p>
  </w:comment>
  <w:comment w:id="179" w:author="HY" w:date="2020-09-17T13:59:00Z" w:initials="A">
    <w:p w14:paraId="78151EA9" w14:textId="77777777" w:rsidR="003339B6" w:rsidRDefault="00000000">
      <w:pPr>
        <w:pStyle w:val="a3"/>
      </w:pPr>
      <w:r>
        <w:rPr>
          <w:rFonts w:hint="eastAsia"/>
        </w:rPr>
        <w:t>参考文献另起一页，宋体三号，加粗，居中对齐，无缩进，大纲级别</w:t>
      </w:r>
      <w:r>
        <w:rPr>
          <w:rFonts w:hint="eastAsia"/>
        </w:rPr>
        <w:t>1</w:t>
      </w:r>
      <w:r>
        <w:rPr>
          <w:rFonts w:hint="eastAsia"/>
        </w:rPr>
        <w:t>级，段前</w:t>
      </w:r>
      <w:r>
        <w:rPr>
          <w:rFonts w:hint="eastAsia"/>
        </w:rPr>
        <w:t>24</w:t>
      </w:r>
      <w:r>
        <w:rPr>
          <w:rFonts w:hint="eastAsia"/>
        </w:rPr>
        <w:t>磅，段后</w:t>
      </w:r>
      <w:r>
        <w:rPr>
          <w:rFonts w:hint="eastAsia"/>
        </w:rPr>
        <w:t>18</w:t>
      </w:r>
      <w:r>
        <w:rPr>
          <w:rFonts w:hint="eastAsia"/>
        </w:rPr>
        <w:t>磅，固定值</w:t>
      </w:r>
      <w:r>
        <w:rPr>
          <w:rFonts w:hint="eastAsia"/>
        </w:rPr>
        <w:t>20</w:t>
      </w:r>
      <w:r>
        <w:rPr>
          <w:rFonts w:hint="eastAsia"/>
        </w:rPr>
        <w:t>磅。</w:t>
      </w:r>
    </w:p>
  </w:comment>
  <w:comment w:id="180" w:author="HY" w:date="2020-09-17T14:09:00Z" w:initials="A">
    <w:p w14:paraId="791677DB" w14:textId="77777777" w:rsidR="003339B6" w:rsidRDefault="00000000">
      <w:r>
        <w:rPr>
          <w:rFonts w:hint="eastAsia"/>
        </w:rPr>
        <w:t>中文字体为宋体，西文字体为</w:t>
      </w:r>
      <w:r>
        <w:rPr>
          <w:rFonts w:hint="eastAsia"/>
        </w:rPr>
        <w:t>Times New Roman</w:t>
      </w:r>
      <w:r>
        <w:rPr>
          <w:rFonts w:hint="eastAsia"/>
        </w:rPr>
        <w:t>，五号，两端对齐，大纲级别正文文本，编号</w:t>
      </w:r>
      <w:r>
        <w:rPr>
          <w:rFonts w:hint="eastAsia"/>
        </w:rPr>
        <w:t>1-9</w:t>
      </w:r>
      <w:r>
        <w:rPr>
          <w:rFonts w:hint="eastAsia"/>
        </w:rPr>
        <w:t>的文献悬挂缩进</w:t>
      </w:r>
      <w:r>
        <w:rPr>
          <w:rFonts w:hint="eastAsia"/>
        </w:rPr>
        <w:t>0.6</w:t>
      </w:r>
      <w:r>
        <w:rPr>
          <w:rFonts w:hint="eastAsia"/>
        </w:rPr>
        <w:t>厘米，编号</w:t>
      </w:r>
      <w:r>
        <w:rPr>
          <w:rFonts w:hint="eastAsia"/>
        </w:rPr>
        <w:t>10-99</w:t>
      </w:r>
      <w:r>
        <w:rPr>
          <w:rFonts w:hint="eastAsia"/>
        </w:rPr>
        <w:t>的文献悬挂缩进</w:t>
      </w:r>
      <w:r>
        <w:rPr>
          <w:rFonts w:hint="eastAsia"/>
        </w:rPr>
        <w:t>0.74</w:t>
      </w:r>
      <w:r>
        <w:rPr>
          <w:rFonts w:hint="eastAsia"/>
        </w:rPr>
        <w:t>厘米，编号</w:t>
      </w:r>
      <w:r>
        <w:rPr>
          <w:rFonts w:hint="eastAsia"/>
        </w:rPr>
        <w:t>100</w:t>
      </w:r>
      <w:r>
        <w:rPr>
          <w:rFonts w:hint="eastAsia"/>
        </w:rPr>
        <w:t>以上的文献悬挂缩进</w:t>
      </w:r>
      <w:r>
        <w:rPr>
          <w:rFonts w:hint="eastAsia"/>
        </w:rPr>
        <w:t>0.9</w:t>
      </w:r>
      <w:r>
        <w:rPr>
          <w:rFonts w:hint="eastAsia"/>
        </w:rPr>
        <w:t>厘米（以保证文献内容相对于编号左对齐），段前</w:t>
      </w:r>
      <w:r>
        <w:rPr>
          <w:rFonts w:hint="eastAsia"/>
        </w:rPr>
        <w:t>0</w:t>
      </w:r>
      <w:r>
        <w:rPr>
          <w:rFonts w:hint="eastAsia"/>
        </w:rPr>
        <w:t>行，段后</w:t>
      </w:r>
      <w:r>
        <w:rPr>
          <w:rFonts w:hint="eastAsia"/>
        </w:rPr>
        <w:t>0</w:t>
      </w:r>
      <w:r>
        <w:rPr>
          <w:rFonts w:hint="eastAsia"/>
        </w:rPr>
        <w:t>行，</w:t>
      </w:r>
      <w:r>
        <w:rPr>
          <w:rFonts w:hint="eastAsia"/>
        </w:rPr>
        <w:t>1.5</w:t>
      </w:r>
      <w:r>
        <w:rPr>
          <w:rFonts w:hint="eastAsia"/>
        </w:rPr>
        <w:t>倍行距。</w:t>
      </w:r>
    </w:p>
  </w:comment>
  <w:comment w:id="187" w:author="HY" w:date="2021-12-22T11:47:00Z" w:initials="A">
    <w:p w14:paraId="31B7A639" w14:textId="77777777" w:rsidR="003339B6" w:rsidRDefault="00000000">
      <w:pPr>
        <w:pStyle w:val="a3"/>
      </w:pPr>
      <w:r>
        <w:rPr>
          <w:rFonts w:hint="eastAsia"/>
        </w:rPr>
        <w:t>致谢二字中间空两个汉字空格或</w:t>
      </w:r>
      <w:r>
        <w:rPr>
          <w:rFonts w:hint="eastAsia"/>
        </w:rPr>
        <w:t>4</w:t>
      </w:r>
      <w:r>
        <w:rPr>
          <w:rFonts w:hint="eastAsia"/>
        </w:rPr>
        <w:t>个半角空格，宋体三号，加粗，居中对齐，无缩进，大纲级别</w:t>
      </w:r>
      <w:r>
        <w:rPr>
          <w:rFonts w:hint="eastAsia"/>
        </w:rPr>
        <w:t>1</w:t>
      </w:r>
      <w:r>
        <w:rPr>
          <w:rFonts w:hint="eastAsia"/>
        </w:rPr>
        <w:t>级，段前</w:t>
      </w:r>
      <w:r>
        <w:rPr>
          <w:rFonts w:hint="eastAsia"/>
        </w:rPr>
        <w:t>24</w:t>
      </w:r>
      <w:r>
        <w:rPr>
          <w:rFonts w:hint="eastAsia"/>
        </w:rPr>
        <w:t>磅，段后</w:t>
      </w:r>
      <w:r>
        <w:rPr>
          <w:rFonts w:hint="eastAsia"/>
        </w:rPr>
        <w:t>18</w:t>
      </w:r>
      <w:r>
        <w:rPr>
          <w:rFonts w:hint="eastAsia"/>
        </w:rPr>
        <w:t>磅，固定值</w:t>
      </w:r>
      <w:r>
        <w:rPr>
          <w:rFonts w:hint="eastAsia"/>
        </w:rPr>
        <w:t>20</w:t>
      </w:r>
      <w:r>
        <w:rPr>
          <w:rFonts w:hint="eastAsia"/>
        </w:rPr>
        <w:t>磅。另起一页。</w:t>
      </w:r>
    </w:p>
  </w:comment>
  <w:comment w:id="188" w:author="HY" w:date="2021-12-22T11:47:00Z" w:initials="A">
    <w:p w14:paraId="63623FB6" w14:textId="77777777" w:rsidR="003339B6" w:rsidRDefault="00000000">
      <w:pPr>
        <w:pStyle w:val="a3"/>
      </w:pPr>
      <w:r>
        <w:rPr>
          <w:rFonts w:hint="eastAsia"/>
        </w:rPr>
        <w:t>中文字体为宋体，西文字体为</w:t>
      </w:r>
      <w:r>
        <w:rPr>
          <w:rFonts w:hint="eastAsia"/>
        </w:rPr>
        <w:t>Times New Roman</w:t>
      </w:r>
      <w:r>
        <w:rPr>
          <w:rFonts w:hint="eastAsia"/>
        </w:rPr>
        <w:t>，小四号，大纲级别正文文本，两端对齐，首行缩进</w:t>
      </w:r>
      <w:r>
        <w:rPr>
          <w:rFonts w:hint="eastAsia"/>
        </w:rPr>
        <w:t>2</w:t>
      </w:r>
      <w:r>
        <w:rPr>
          <w:rFonts w:hint="eastAsia"/>
        </w:rPr>
        <w:t>字符，段前</w:t>
      </w:r>
      <w:r>
        <w:rPr>
          <w:rFonts w:hint="eastAsia"/>
        </w:rPr>
        <w:t>0</w:t>
      </w:r>
      <w:r>
        <w:rPr>
          <w:rFonts w:hint="eastAsia"/>
        </w:rPr>
        <w:t>行，段后</w:t>
      </w:r>
      <w:r>
        <w:rPr>
          <w:rFonts w:hint="eastAsia"/>
        </w:rPr>
        <w:t>0</w:t>
      </w:r>
      <w:r>
        <w:rPr>
          <w:rFonts w:hint="eastAsia"/>
        </w:rPr>
        <w:t>行，固定值</w:t>
      </w:r>
      <w:r>
        <w:rPr>
          <w:rFonts w:hint="eastAsia"/>
        </w:rPr>
        <w:t>20</w:t>
      </w:r>
      <w:r>
        <w:rPr>
          <w:rFonts w:hint="eastAsia"/>
        </w:rPr>
        <w:t>磅。</w:t>
      </w:r>
    </w:p>
  </w:comment>
  <w:comment w:id="193" w:author="HY" w:date="2021-12-24T08:50:00Z" w:initials="A">
    <w:p w14:paraId="6B3E070F" w14:textId="77777777" w:rsidR="003339B6" w:rsidRDefault="00000000">
      <w:r>
        <w:t>附录</w:t>
      </w:r>
      <w:r>
        <w:rPr>
          <w:rFonts w:hint="eastAsia"/>
        </w:rPr>
        <w:t>：含论文检测报告、计算机程序、译文及原件等，</w:t>
      </w:r>
      <w:r>
        <w:t>依序用大写正体</w:t>
      </w:r>
      <w:r>
        <w:t>A</w:t>
      </w:r>
      <w:r>
        <w:t>，</w:t>
      </w:r>
      <w:r>
        <w:t>B</w:t>
      </w:r>
      <w:r>
        <w:t>，</w:t>
      </w:r>
      <w:r>
        <w:t>C……</w:t>
      </w:r>
      <w:r>
        <w:t>编序号，如：附录</w:t>
      </w:r>
      <w:r>
        <w:t>A</w:t>
      </w:r>
      <w:r>
        <w:rPr>
          <w:rFonts w:hint="eastAsia"/>
        </w:rPr>
        <w:t>，每个附录另起一页</w:t>
      </w:r>
      <w:r>
        <w:t>。附录中的图、表、式等另行编序号，与正文分开，也一律用阿拉伯数字编码，但在数码前冠以附录序码，如：图</w:t>
      </w:r>
      <w:r>
        <w:t>A1</w:t>
      </w:r>
      <w:r>
        <w:t>；表</w:t>
      </w:r>
      <w:r>
        <w:t>B2</w:t>
      </w:r>
      <w:r>
        <w:t>；式</w:t>
      </w:r>
      <w:r>
        <w:t>(B3)</w:t>
      </w:r>
      <w:r>
        <w:t>等</w:t>
      </w:r>
      <w:r>
        <w:rPr>
          <w:rFonts w:hint="eastAsia"/>
        </w:rPr>
        <w:t>。</w:t>
      </w:r>
    </w:p>
    <w:p w14:paraId="60918A9C" w14:textId="77777777" w:rsidR="003339B6" w:rsidRDefault="00000000">
      <w:pPr>
        <w:pStyle w:val="a3"/>
      </w:pPr>
      <w:r>
        <w:rPr>
          <w:rFonts w:hint="eastAsia"/>
        </w:rPr>
        <w:t>附录二字中文字体为宋体，西文字体为</w:t>
      </w:r>
      <w:r>
        <w:rPr>
          <w:rFonts w:hint="eastAsia"/>
        </w:rPr>
        <w:t>Times New Roman</w:t>
      </w:r>
      <w:r>
        <w:rPr>
          <w:rFonts w:hint="eastAsia"/>
        </w:rPr>
        <w:t>，三号，加粗，大纲级别</w:t>
      </w:r>
      <w:r>
        <w:rPr>
          <w:rFonts w:hint="eastAsia"/>
        </w:rPr>
        <w:t>1</w:t>
      </w:r>
      <w:r>
        <w:rPr>
          <w:rFonts w:hint="eastAsia"/>
        </w:rPr>
        <w:t>级，两端对齐，首行无缩进，段前</w:t>
      </w:r>
      <w:r>
        <w:rPr>
          <w:rFonts w:hint="eastAsia"/>
        </w:rPr>
        <w:t>24</w:t>
      </w:r>
      <w:r>
        <w:rPr>
          <w:rFonts w:hint="eastAsia"/>
        </w:rPr>
        <w:t>磅，段后</w:t>
      </w:r>
      <w:r>
        <w:rPr>
          <w:rFonts w:hint="eastAsia"/>
        </w:rPr>
        <w:t>18</w:t>
      </w:r>
      <w:r>
        <w:rPr>
          <w:rFonts w:hint="eastAsia"/>
        </w:rPr>
        <w:t>磅，固定值</w:t>
      </w:r>
      <w:r>
        <w:rPr>
          <w:rFonts w:hint="eastAsia"/>
        </w:rPr>
        <w:t>20</w:t>
      </w:r>
      <w:r>
        <w:rPr>
          <w:rFonts w:hint="eastAsia"/>
        </w:rPr>
        <w:t>磅。。</w:t>
      </w:r>
    </w:p>
  </w:comment>
  <w:comment w:id="194" w:author="HY" w:date="2021-10-15T11:18:00Z" w:initials="A">
    <w:p w14:paraId="2C8F5A0D" w14:textId="77777777" w:rsidR="003339B6" w:rsidRDefault="00000000">
      <w:pPr>
        <w:pStyle w:val="a3"/>
      </w:pPr>
      <w:r>
        <w:rPr>
          <w:rFonts w:hint="eastAsia"/>
        </w:rPr>
        <w:t>附录内容：中文字体为宋体，西文字体为</w:t>
      </w:r>
      <w:r>
        <w:rPr>
          <w:rFonts w:hint="eastAsia"/>
        </w:rPr>
        <w:t>Times New Roman</w:t>
      </w:r>
      <w:r>
        <w:rPr>
          <w:rFonts w:hint="eastAsia"/>
        </w:rPr>
        <w:t>，五号，大纲级别正文文本，两端对齐，首行缩进</w:t>
      </w:r>
      <w:r>
        <w:rPr>
          <w:rFonts w:hint="eastAsia"/>
        </w:rPr>
        <w:t>2</w:t>
      </w:r>
      <w:r>
        <w:rPr>
          <w:rFonts w:hint="eastAsia"/>
        </w:rPr>
        <w:t>字符，段前</w:t>
      </w:r>
      <w:r>
        <w:rPr>
          <w:rFonts w:hint="eastAsia"/>
        </w:rPr>
        <w:t>0</w:t>
      </w:r>
      <w:r>
        <w:rPr>
          <w:rFonts w:hint="eastAsia"/>
        </w:rPr>
        <w:t>行，段后</w:t>
      </w:r>
      <w:r>
        <w:rPr>
          <w:rFonts w:hint="eastAsia"/>
        </w:rPr>
        <w:t>0</w:t>
      </w:r>
      <w:r>
        <w:rPr>
          <w:rFonts w:hint="eastAsia"/>
        </w:rPr>
        <w:t>行，固定值</w:t>
      </w:r>
      <w:r>
        <w:rPr>
          <w:rFonts w:hint="eastAsia"/>
        </w:rPr>
        <w:t>20</w:t>
      </w:r>
      <w:r>
        <w:rPr>
          <w:rFonts w:hint="eastAsia"/>
        </w:rPr>
        <w:t>磅。</w:t>
      </w:r>
    </w:p>
  </w:comment>
  <w:comment w:id="197" w:author="Sky123.Org" w:date="2021-12-23T15:10:00Z" w:initials="S">
    <w:p w14:paraId="4AB79084" w14:textId="77777777" w:rsidR="003339B6" w:rsidRDefault="00000000">
      <w:pPr>
        <w:pStyle w:val="a3"/>
      </w:pPr>
      <w:r>
        <w:rPr>
          <w:rFonts w:hint="eastAsia"/>
        </w:rPr>
        <w:t>中文字体为宋体，西文字体为</w:t>
      </w:r>
      <w:r>
        <w:rPr>
          <w:rFonts w:hint="eastAsia"/>
        </w:rPr>
        <w:t>Times New Roman</w:t>
      </w:r>
      <w:r>
        <w:rPr>
          <w:rFonts w:hint="eastAsia"/>
        </w:rPr>
        <w:t>，小四号。</w:t>
      </w:r>
    </w:p>
  </w:comment>
  <w:comment w:id="200" w:author="Sky123.Org" w:date="2021-12-24T11:16:00Z" w:initials="S">
    <w:p w14:paraId="29D4F416" w14:textId="77777777" w:rsidR="003339B6" w:rsidRDefault="00000000">
      <w:pPr>
        <w:pStyle w:val="a3"/>
      </w:pPr>
      <w:r>
        <w:rPr>
          <w:rFonts w:hint="eastAsia"/>
        </w:rPr>
        <w:t>中文字体为宋体，西文字体为</w:t>
      </w:r>
      <w:r>
        <w:rPr>
          <w:rFonts w:hint="eastAsia"/>
        </w:rPr>
        <w:t>Times New Roman</w:t>
      </w:r>
      <w:r>
        <w:rPr>
          <w:rFonts w:hint="eastAsia"/>
        </w:rPr>
        <w:t>，小四号，两端对齐，首行缩进</w:t>
      </w:r>
      <w:r>
        <w:rPr>
          <w:rFonts w:hint="eastAsia"/>
        </w:rPr>
        <w:t>2</w:t>
      </w:r>
      <w:r>
        <w:rPr>
          <w:rFonts w:hint="eastAsia"/>
        </w:rPr>
        <w:t>字符</w:t>
      </w:r>
      <w:r>
        <w:rPr>
          <w:rFonts w:hint="eastAsia"/>
        </w:rPr>
        <w:t>,</w:t>
      </w:r>
      <w:r>
        <w:rPr>
          <w:rFonts w:hint="eastAsia"/>
        </w:rPr>
        <w:t>段前</w:t>
      </w:r>
      <w:r>
        <w:rPr>
          <w:rFonts w:hint="eastAsia"/>
        </w:rPr>
        <w:t>0.5</w:t>
      </w:r>
      <w:r>
        <w:rPr>
          <w:rFonts w:hint="eastAsia"/>
        </w:rPr>
        <w:t>行，段后</w:t>
      </w:r>
      <w:r>
        <w:rPr>
          <w:rFonts w:hint="eastAsia"/>
        </w:rPr>
        <w:t>0.5</w:t>
      </w:r>
      <w:r>
        <w:rPr>
          <w:rFonts w:hint="eastAsia"/>
        </w:rPr>
        <w:t>行，固定值</w:t>
      </w:r>
      <w:r>
        <w:rPr>
          <w:rFonts w:hint="eastAsia"/>
        </w:rPr>
        <w:t>22</w:t>
      </w:r>
      <w:r>
        <w:rPr>
          <w:rFonts w:hint="eastAsia"/>
        </w:rPr>
        <w:t>磅。</w:t>
      </w:r>
    </w:p>
  </w:comment>
  <w:comment w:id="201" w:author="Sky123.Org" w:date="2021-12-24T10:54:00Z" w:initials="S">
    <w:p w14:paraId="11D6FCA9" w14:textId="77777777" w:rsidR="003339B6" w:rsidRDefault="00000000">
      <w:pPr>
        <w:pStyle w:val="a3"/>
      </w:pPr>
      <w:r>
        <w:rPr>
          <w:rFonts w:hint="eastAsia"/>
        </w:rPr>
        <w:t>中文字体为宋体，带下划线，西文字体为</w:t>
      </w:r>
      <w:r>
        <w:rPr>
          <w:rFonts w:hint="eastAsia"/>
        </w:rPr>
        <w:t>Times New Roman</w:t>
      </w:r>
      <w:r>
        <w:rPr>
          <w:rFonts w:hint="eastAsia"/>
        </w:rPr>
        <w:t>，小四号，两端对齐，首行缩进</w:t>
      </w:r>
      <w:r>
        <w:rPr>
          <w:rFonts w:hint="eastAsia"/>
        </w:rPr>
        <w:t>2</w:t>
      </w:r>
      <w:r>
        <w:rPr>
          <w:rFonts w:hint="eastAsia"/>
        </w:rPr>
        <w:t>字符</w:t>
      </w:r>
      <w:r>
        <w:rPr>
          <w:rFonts w:hint="eastAsia"/>
        </w:rPr>
        <w:t>,</w:t>
      </w:r>
      <w:r>
        <w:rPr>
          <w:rFonts w:hint="eastAsia"/>
        </w:rPr>
        <w:t>每个独立部分以</w:t>
      </w:r>
      <w:r>
        <w:rPr>
          <w:rFonts w:hint="eastAsia"/>
        </w:rPr>
        <w:t>1</w:t>
      </w:r>
      <w:r>
        <w:rPr>
          <w:rFonts w:hint="eastAsia"/>
        </w:rPr>
        <w:t>，</w:t>
      </w:r>
      <w:r>
        <w:rPr>
          <w:rFonts w:hint="eastAsia"/>
        </w:rPr>
        <w:t>2</w:t>
      </w:r>
      <w:r>
        <w:rPr>
          <w:rFonts w:hint="eastAsia"/>
        </w:rPr>
        <w:t>，</w:t>
      </w:r>
      <w:r>
        <w:rPr>
          <w:rFonts w:hint="eastAsia"/>
        </w:rPr>
        <w:t>3</w:t>
      </w:r>
      <w:r>
        <w:rPr>
          <w:rFonts w:hint="eastAsia"/>
        </w:rPr>
        <w:t>，…重新编号，段前</w:t>
      </w:r>
      <w:r>
        <w:rPr>
          <w:rFonts w:hint="eastAsia"/>
        </w:rPr>
        <w:t>0</w:t>
      </w:r>
      <w:r>
        <w:rPr>
          <w:rFonts w:hint="eastAsia"/>
        </w:rPr>
        <w:t>行，段后</w:t>
      </w:r>
      <w:r>
        <w:rPr>
          <w:rFonts w:hint="eastAsia"/>
        </w:rPr>
        <w:t>0</w:t>
      </w:r>
      <w:r>
        <w:rPr>
          <w:rFonts w:hint="eastAsia"/>
        </w:rPr>
        <w:t>行，固定值</w:t>
      </w:r>
      <w:r>
        <w:rPr>
          <w:rFonts w:hint="eastAsia"/>
        </w:rPr>
        <w:t>22</w:t>
      </w:r>
      <w:r>
        <w:rPr>
          <w:rFonts w:hint="eastAsia"/>
        </w:rPr>
        <w:t>磅。</w:t>
      </w:r>
    </w:p>
  </w:comment>
  <w:comment w:id="203" w:author="Sky123.Org" w:date="2021-12-24T11:01:00Z" w:initials="S">
    <w:p w14:paraId="0F53D203" w14:textId="77777777" w:rsidR="003339B6" w:rsidRDefault="00000000">
      <w:pPr>
        <w:pStyle w:val="a3"/>
      </w:pPr>
      <w:r>
        <w:rPr>
          <w:rFonts w:hint="eastAsia"/>
        </w:rPr>
        <w:t>电子签名</w:t>
      </w:r>
    </w:p>
  </w:comment>
  <w:comment w:id="206" w:author="Sky123.Org" w:date="2021-12-24T11:02:00Z" w:initials="S">
    <w:p w14:paraId="3E70D644" w14:textId="77777777" w:rsidR="003339B6" w:rsidRDefault="00000000">
      <w:pPr>
        <w:pStyle w:val="a3"/>
      </w:pPr>
      <w:r>
        <w:rPr>
          <w:rFonts w:hint="eastAsia"/>
        </w:rPr>
        <w:t>字体为宋体，加粗，带下划线，小四号，成绩采用五等分制，分为优秀、良好、中等、及格和不及格。</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D120D5F" w15:done="0"/>
  <w15:commentEx w15:paraId="77D0B5D3" w15:done="0"/>
  <w15:commentEx w15:paraId="2FC12CE3" w15:done="0"/>
  <w15:commentEx w15:paraId="55A1DCE4" w15:done="0"/>
  <w15:commentEx w15:paraId="180DD48F" w15:done="0"/>
  <w15:commentEx w15:paraId="42341B6B" w15:done="0"/>
  <w15:commentEx w15:paraId="609BAADD" w15:done="0"/>
  <w15:commentEx w15:paraId="2A6D2536" w15:done="0"/>
  <w15:commentEx w15:paraId="512B7360" w15:done="0"/>
  <w15:commentEx w15:paraId="0A51698E" w15:done="0"/>
  <w15:commentEx w15:paraId="5CCB5F9F" w15:done="0"/>
  <w15:commentEx w15:paraId="178C3C43" w15:done="0"/>
  <w15:commentEx w15:paraId="504A34CF" w15:done="0"/>
  <w15:commentEx w15:paraId="4A8F825E" w15:done="0"/>
  <w15:commentEx w15:paraId="28F6F5B7" w15:done="0"/>
  <w15:commentEx w15:paraId="4B9ADA87" w15:done="0"/>
  <w15:commentEx w15:paraId="024870B4" w15:done="0"/>
  <w15:commentEx w15:paraId="0AFBB780" w15:done="0"/>
  <w15:commentEx w15:paraId="1169E1BE" w15:done="0"/>
  <w15:commentEx w15:paraId="35AEB349" w15:done="0"/>
  <w15:commentEx w15:paraId="50E77A25" w15:done="0"/>
  <w15:commentEx w15:paraId="28060856" w15:done="0"/>
  <w15:commentEx w15:paraId="10841CD1" w15:done="0"/>
  <w15:commentEx w15:paraId="78151EA9" w15:done="0"/>
  <w15:commentEx w15:paraId="791677DB" w15:done="0"/>
  <w15:commentEx w15:paraId="31B7A639" w15:done="0"/>
  <w15:commentEx w15:paraId="63623FB6" w15:done="0"/>
  <w15:commentEx w15:paraId="60918A9C" w15:done="0"/>
  <w15:commentEx w15:paraId="2C8F5A0D" w15:done="0"/>
  <w15:commentEx w15:paraId="4AB79084" w15:done="0"/>
  <w15:commentEx w15:paraId="29D4F416" w15:done="0"/>
  <w15:commentEx w15:paraId="11D6FCA9" w15:done="0"/>
  <w15:commentEx w15:paraId="0F53D203" w15:done="0"/>
  <w15:commentEx w15:paraId="3E70D64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D120D5F" w16cid:durableId="025004E0"/>
  <w16cid:commentId w16cid:paraId="77D0B5D3" w16cid:durableId="110063E6"/>
  <w16cid:commentId w16cid:paraId="2FC12CE3" w16cid:durableId="3BEF6A73"/>
  <w16cid:commentId w16cid:paraId="55A1DCE4" w16cid:durableId="60B19D6E"/>
  <w16cid:commentId w16cid:paraId="180DD48F" w16cid:durableId="3AEDD448"/>
  <w16cid:commentId w16cid:paraId="42341B6B" w16cid:durableId="11A673E8"/>
  <w16cid:commentId w16cid:paraId="609BAADD" w16cid:durableId="1F32D47F"/>
  <w16cid:commentId w16cid:paraId="2A6D2536" w16cid:durableId="7BDCE51B"/>
  <w16cid:commentId w16cid:paraId="512B7360" w16cid:durableId="72233594"/>
  <w16cid:commentId w16cid:paraId="0A51698E" w16cid:durableId="3E753A62"/>
  <w16cid:commentId w16cid:paraId="5CCB5F9F" w16cid:durableId="482AFA3B"/>
  <w16cid:commentId w16cid:paraId="178C3C43" w16cid:durableId="11AAAFB0"/>
  <w16cid:commentId w16cid:paraId="504A34CF" w16cid:durableId="592DCB25"/>
  <w16cid:commentId w16cid:paraId="4A8F825E" w16cid:durableId="5E8E225E"/>
  <w16cid:commentId w16cid:paraId="28F6F5B7" w16cid:durableId="4EB8F056"/>
  <w16cid:commentId w16cid:paraId="4B9ADA87" w16cid:durableId="36A55DFF"/>
  <w16cid:commentId w16cid:paraId="024870B4" w16cid:durableId="08DA0F07"/>
  <w16cid:commentId w16cid:paraId="0AFBB780" w16cid:durableId="7BAD7721"/>
  <w16cid:commentId w16cid:paraId="1169E1BE" w16cid:durableId="751FDCD8"/>
  <w16cid:commentId w16cid:paraId="35AEB349" w16cid:durableId="2C30E1DC"/>
  <w16cid:commentId w16cid:paraId="50E77A25" w16cid:durableId="44EC7A1F"/>
  <w16cid:commentId w16cid:paraId="28060856" w16cid:durableId="383554E8"/>
  <w16cid:commentId w16cid:paraId="10841CD1" w16cid:durableId="75093BCE"/>
  <w16cid:commentId w16cid:paraId="78151EA9" w16cid:durableId="22808950"/>
  <w16cid:commentId w16cid:paraId="791677DB" w16cid:durableId="1782F572"/>
  <w16cid:commentId w16cid:paraId="31B7A639" w16cid:durableId="47F112C4"/>
  <w16cid:commentId w16cid:paraId="63623FB6" w16cid:durableId="579D63EA"/>
  <w16cid:commentId w16cid:paraId="60918A9C" w16cid:durableId="77E54607"/>
  <w16cid:commentId w16cid:paraId="2C8F5A0D" w16cid:durableId="3335ADA3"/>
  <w16cid:commentId w16cid:paraId="4AB79084" w16cid:durableId="0F78DDFC"/>
  <w16cid:commentId w16cid:paraId="29D4F416" w16cid:durableId="5741E857"/>
  <w16cid:commentId w16cid:paraId="11D6FCA9" w16cid:durableId="55B684F8"/>
  <w16cid:commentId w16cid:paraId="0F53D203" w16cid:durableId="014307FC"/>
  <w16cid:commentId w16cid:paraId="3E70D644" w16cid:durableId="5F1804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D7E15D" w14:textId="77777777" w:rsidR="0061567C" w:rsidRDefault="0061567C">
      <w:r>
        <w:separator/>
      </w:r>
    </w:p>
  </w:endnote>
  <w:endnote w:type="continuationSeparator" w:id="0">
    <w:p w14:paraId="383B23D0" w14:textId="77777777" w:rsidR="0061567C" w:rsidRDefault="006156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1"/>
    <w:family w:val="modern"/>
    <w:pitch w:val="default"/>
    <w:sig w:usb0="E0002EFF" w:usb1="C0007843" w:usb2="00000009" w:usb3="00000000" w:csb0="400001FF" w:csb1="FFFF0000"/>
  </w:font>
  <w:font w:name="楷体_GB2312">
    <w:panose1 w:val="02010609030101010101"/>
    <w:charset w:val="86"/>
    <w:family w:val="auto"/>
    <w:pitch w:val="default"/>
    <w:sig w:usb0="00000001" w:usb1="080E0000" w:usb2="00000000" w:usb3="00000000" w:csb0="0004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方正大标宋简体">
    <w:panose1 w:val="02000000000000000000"/>
    <w:charset w:val="86"/>
    <w:family w:val="auto"/>
    <w:pitch w:val="default"/>
    <w:sig w:usb0="A00002BF" w:usb1="184F6CFA" w:usb2="00000012" w:usb3="00000000" w:csb0="00040001" w:csb1="00000000"/>
  </w:font>
  <w:font w:name="仿宋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8ED466" w14:textId="77777777" w:rsidR="003339B6" w:rsidRDefault="00000000">
    <w:pPr>
      <w:pStyle w:val="a9"/>
      <w:jc w:val="both"/>
      <w:rPr>
        <w:bCs/>
      </w:rPr>
    </w:pPr>
    <w:r>
      <w:rPr>
        <w:noProof/>
      </w:rPr>
      <mc:AlternateContent>
        <mc:Choice Requires="wps">
          <w:drawing>
            <wp:anchor distT="0" distB="0" distL="114300" distR="114300" simplePos="0" relativeHeight="251656192" behindDoc="0" locked="0" layoutInCell="1" allowOverlap="1" wp14:anchorId="39862C71" wp14:editId="6B63D05A">
              <wp:simplePos x="0" y="0"/>
              <wp:positionH relativeFrom="margin">
                <wp:align>center</wp:align>
              </wp:positionH>
              <wp:positionV relativeFrom="paragraph">
                <wp:posOffset>0</wp:posOffset>
              </wp:positionV>
              <wp:extent cx="1828800" cy="1828800"/>
              <wp:effectExtent l="0" t="0" r="0" b="0"/>
              <wp:wrapNone/>
              <wp:docPr id="5" name="文本框 13"/>
              <wp:cNvGraphicFramePr/>
              <a:graphic xmlns:a="http://schemas.openxmlformats.org/drawingml/2006/main">
                <a:graphicData uri="http://schemas.microsoft.com/office/word/2010/wordprocessingShape">
                  <wps:wsp>
                    <wps:cNvSpPr/>
                    <wps:spPr>
                      <a:xfrm>
                        <a:off x="0" y="0"/>
                        <a:ext cx="1828800" cy="1828800"/>
                      </a:xfrm>
                      <a:prstGeom prst="rect">
                        <a:avLst/>
                      </a:prstGeom>
                      <a:noFill/>
                      <a:ln>
                        <a:noFill/>
                      </a:ln>
                    </wps:spPr>
                    <wps:txbx>
                      <w:txbxContent>
                        <w:p w14:paraId="148FCD67" w14:textId="77777777" w:rsidR="003339B6" w:rsidRDefault="00000000">
                          <w:pPr>
                            <w:pStyle w:val="a9"/>
                          </w:pP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p>
                      </w:txbxContent>
                    </wps:txbx>
                    <wps:bodyPr wrap="none" lIns="0" tIns="0" rIns="0" bIns="0" upright="1">
                      <a:spAutoFit/>
                    </wps:bodyPr>
                  </wps:wsp>
                </a:graphicData>
              </a:graphic>
            </wp:anchor>
          </w:drawing>
        </mc:Choice>
        <mc:Fallback>
          <w:pict>
            <v:rect w14:anchorId="39862C71" id="文本框 13" o:spid="_x0000_s1026" style="position:absolute;left:0;text-align:left;margin-left:0;margin-top:0;width:2in;height:2in;z-index:25165619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" filled="f" stroked="f">
              <v:textbox style="mso-fit-shape-to-text:t" inset="0,0,0,0">
                <w:txbxContent>
                  <w:p w14:paraId="148FCD67" w14:textId="77777777" w:rsidR="003339B6" w:rsidRDefault="00000000">
                    <w:pPr>
                      <w:pStyle w:val="a9"/>
                    </w:pP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p>
                </w:txbxContent>
              </v:textbox>
              <w10:wrap anchorx="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1DF118" w14:textId="77777777" w:rsidR="003339B6" w:rsidRDefault="003339B6">
    <w:pPr>
      <w:pStyle w:val="a9"/>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268694" w14:textId="77777777" w:rsidR="003339B6" w:rsidRDefault="00000000">
    <w:pPr>
      <w:pStyle w:val="a9"/>
      <w:jc w:val="center"/>
      <w:rPr>
        <w:bCs/>
      </w:rPr>
    </w:pPr>
    <w:r>
      <w:rPr>
        <w:noProof/>
      </w:rPr>
      <mc:AlternateContent>
        <mc:Choice Requires="wps">
          <w:drawing>
            <wp:anchor distT="0" distB="0" distL="114300" distR="114300" simplePos="0" relativeHeight="251657216" behindDoc="0" locked="0" layoutInCell="1" allowOverlap="1" wp14:anchorId="6F3CFCB6" wp14:editId="11B7C13D">
              <wp:simplePos x="0" y="0"/>
              <wp:positionH relativeFrom="margin">
                <wp:align>center</wp:align>
              </wp:positionH>
              <wp:positionV relativeFrom="paragraph">
                <wp:posOffset>0</wp:posOffset>
              </wp:positionV>
              <wp:extent cx="1828800" cy="1828800"/>
              <wp:effectExtent l="0" t="0" r="0" b="0"/>
              <wp:wrapNone/>
              <wp:docPr id="6" name="文本框 2051"/>
              <wp:cNvGraphicFramePr/>
              <a:graphic xmlns:a="http://schemas.openxmlformats.org/drawingml/2006/main">
                <a:graphicData uri="http://schemas.microsoft.com/office/word/2010/wordprocessingShape">
                  <wps:wsp>
                    <wps:cNvSpPr/>
                    <wps:spPr>
                      <a:xfrm>
                        <a:off x="0" y="0"/>
                        <a:ext cx="1828800" cy="1828800"/>
                      </a:xfrm>
                      <a:prstGeom prst="rect">
                        <a:avLst/>
                      </a:prstGeom>
                      <a:noFill/>
                      <a:ln>
                        <a:noFill/>
                      </a:ln>
                    </wps:spPr>
                    <wps:txbx>
                      <w:txbxContent>
                        <w:p w14:paraId="6A9741C1" w14:textId="77777777" w:rsidR="003339B6" w:rsidRDefault="00000000">
                          <w:pPr>
                            <w:pStyle w:val="a9"/>
                            <w:rPr>
                              <w:rFonts w:ascii="Calibri" w:hAnsi="Calibri"/>
                            </w:rPr>
                          </w:pPr>
                          <w:r>
                            <w:rPr>
                              <w:rFonts w:ascii="Calibri" w:hAnsi="Calibri" w:hint="eastAsia"/>
                            </w:rPr>
                            <w:fldChar w:fldCharType="begin"/>
                          </w:r>
                          <w:r>
                            <w:rPr>
                              <w:rFonts w:ascii="Calibri" w:hAnsi="Calibri" w:hint="eastAsia"/>
                            </w:rPr>
                            <w:instrText xml:space="preserve"> PAGE  \* MERGEFORMAT </w:instrText>
                          </w:r>
                          <w:r>
                            <w:rPr>
                              <w:rFonts w:ascii="Calibri" w:hAnsi="Calibri" w:hint="eastAsia"/>
                            </w:rPr>
                            <w:fldChar w:fldCharType="separate"/>
                          </w:r>
                          <w:r>
                            <w:rPr>
                              <w:rFonts w:ascii="Calibri" w:hAnsi="Calibri"/>
                            </w:rPr>
                            <w:t>2</w:t>
                          </w:r>
                          <w:r>
                            <w:rPr>
                              <w:rFonts w:ascii="Calibri" w:hAnsi="Calibri" w:hint="eastAsia"/>
                            </w:rPr>
                            <w:fldChar w:fldCharType="end"/>
                          </w:r>
                        </w:p>
                      </w:txbxContent>
                    </wps:txbx>
                    <wps:bodyPr wrap="none" lIns="0" tIns="0" rIns="0" bIns="0" upright="1">
                      <a:spAutoFit/>
                    </wps:bodyPr>
                  </wps:wsp>
                </a:graphicData>
              </a:graphic>
            </wp:anchor>
          </w:drawing>
        </mc:Choice>
        <mc:Fallback>
          <w:pict>
            <v:rect w14:anchorId="6F3CFCB6" id="文本框 2051" o:spid="_x0000_s1027" style="position:absolute;left:0;text-align:left;margin-left:0;margin-top:0;width:2in;height:2in;z-index:25165721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" filled="f" stroked="f">
              <v:textbox style="mso-fit-shape-to-text:t" inset="0,0,0,0">
                <w:txbxContent>
                  <w:p w14:paraId="6A9741C1" w14:textId="77777777" w:rsidR="003339B6" w:rsidRDefault="00000000">
                    <w:pPr>
                      <w:pStyle w:val="a9"/>
                      <w:rPr>
                        <w:rFonts w:ascii="Calibri" w:hAnsi="Calibri"/>
                      </w:rPr>
                    </w:pPr>
                    <w:r>
                      <w:rPr>
                        <w:rFonts w:ascii="Calibri" w:hAnsi="Calibri" w:hint="eastAsia"/>
                      </w:rPr>
                      <w:fldChar w:fldCharType="begin"/>
                    </w:r>
                    <w:r>
                      <w:rPr>
                        <w:rFonts w:ascii="Calibri" w:hAnsi="Calibri" w:hint="eastAsia"/>
                      </w:rPr>
                      <w:instrText xml:space="preserve"> PAGE  \* MERGEFORMAT </w:instrText>
                    </w:r>
                    <w:r>
                      <w:rPr>
                        <w:rFonts w:ascii="Calibri" w:hAnsi="Calibri" w:hint="eastAsia"/>
                      </w:rPr>
                      <w:fldChar w:fldCharType="separate"/>
                    </w:r>
                    <w:r>
                      <w:rPr>
                        <w:rFonts w:ascii="Calibri" w:hAnsi="Calibri"/>
                      </w:rPr>
                      <w:t>2</w:t>
                    </w:r>
                    <w:r>
                      <w:rPr>
                        <w:rFonts w:ascii="Calibri" w:hAnsi="Calibri" w:hint="eastAsia"/>
                      </w:rPr>
                      <w:fldChar w:fldCharType="end"/>
                    </w:r>
                  </w:p>
                </w:txbxContent>
              </v:textbox>
              <w10:wrap anchorx="margin"/>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DB1EAE" w14:textId="77777777" w:rsidR="003339B6" w:rsidRDefault="00000000">
    <w:pPr>
      <w:pStyle w:val="a9"/>
      <w:jc w:val="center"/>
    </w:pPr>
    <w:r>
      <w:rPr>
        <w:noProof/>
      </w:rPr>
      <mc:AlternateContent>
        <mc:Choice Requires="wps">
          <w:drawing>
            <wp:anchor distT="0" distB="0" distL="114300" distR="114300" simplePos="0" relativeHeight="251658240" behindDoc="0" locked="0" layoutInCell="1" allowOverlap="1" wp14:anchorId="517D0305" wp14:editId="43E9CA0E">
              <wp:simplePos x="0" y="0"/>
              <wp:positionH relativeFrom="margin">
                <wp:align>center</wp:align>
              </wp:positionH>
              <wp:positionV relativeFrom="paragraph">
                <wp:posOffset>0</wp:posOffset>
              </wp:positionV>
              <wp:extent cx="1828800" cy="1828800"/>
              <wp:effectExtent l="0" t="0" r="0" b="0"/>
              <wp:wrapNone/>
              <wp:docPr id="7" name="文本框 17"/>
              <wp:cNvGraphicFramePr/>
              <a:graphic xmlns:a="http://schemas.openxmlformats.org/drawingml/2006/main">
                <a:graphicData uri="http://schemas.microsoft.com/office/word/2010/wordprocessingShape">
                  <wps:wsp>
                    <wps:cNvSpPr/>
                    <wps:spPr>
                      <a:xfrm>
                        <a:off x="0" y="0"/>
                        <a:ext cx="1828800" cy="1828800"/>
                      </a:xfrm>
                      <a:prstGeom prst="rect">
                        <a:avLst/>
                      </a:prstGeom>
                      <a:noFill/>
                      <a:ln>
                        <a:noFill/>
                      </a:ln>
                    </wps:spPr>
                    <wps:txbx>
                      <w:txbxContent>
                        <w:p w14:paraId="69820E84" w14:textId="77777777" w:rsidR="003339B6" w:rsidRDefault="00000000">
                          <w:pPr>
                            <w:pStyle w:val="a9"/>
                          </w:pPr>
                          <w:r>
                            <w:rPr>
                              <w:rFonts w:hint="eastAsia"/>
                            </w:rPr>
                            <w:fldChar w:fldCharType="begin"/>
                          </w:r>
                          <w:r>
                            <w:rPr>
                              <w:rFonts w:hint="eastAsia"/>
                            </w:rPr>
                            <w:instrText xml:space="preserve"> PAGE  \* MERGEFORMAT </w:instrText>
                          </w:r>
                          <w:r>
                            <w:rPr>
                              <w:rFonts w:hint="eastAsia"/>
                            </w:rPr>
                            <w:fldChar w:fldCharType="separate"/>
                          </w:r>
                          <w:r>
                            <w:t>II</w:t>
                          </w:r>
                          <w:r>
                            <w:rPr>
                              <w:rFonts w:hint="eastAsia"/>
                            </w:rPr>
                            <w:fldChar w:fldCharType="end"/>
                          </w:r>
                        </w:p>
                      </w:txbxContent>
                    </wps:txbx>
                    <wps:bodyPr wrap="none" lIns="0" tIns="0" rIns="0" bIns="0" upright="1">
                      <a:spAutoFit/>
                    </wps:bodyPr>
                  </wps:wsp>
                </a:graphicData>
              </a:graphic>
            </wp:anchor>
          </w:drawing>
        </mc:Choice>
        <mc:Fallback>
          <w:pict>
            <v:rect w14:anchorId="517D0305" id="文本框 17" o:spid="_x0000_s1028" style="position:absolute;left:0;text-align:left;margin-left:0;margin-top:0;width:2in;height:2in;z-index:2516582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" filled="f" stroked="f">
              <v:textbox style="mso-fit-shape-to-text:t" inset="0,0,0,0">
                <w:txbxContent>
                  <w:p w14:paraId="69820E84" w14:textId="77777777" w:rsidR="003339B6" w:rsidRDefault="00000000">
                    <w:pPr>
                      <w:pStyle w:val="a9"/>
                    </w:pPr>
                    <w:r>
                      <w:rPr>
                        <w:rFonts w:hint="eastAsia"/>
                      </w:rPr>
                      <w:fldChar w:fldCharType="begin"/>
                    </w:r>
                    <w:r>
                      <w:rPr>
                        <w:rFonts w:hint="eastAsia"/>
                      </w:rPr>
                      <w:instrText xml:space="preserve"> PAGE  \* MERGEFORMAT </w:instrText>
                    </w:r>
                    <w:r>
                      <w:rPr>
                        <w:rFonts w:hint="eastAsia"/>
                      </w:rPr>
                      <w:fldChar w:fldCharType="separate"/>
                    </w:r>
                    <w:r>
                      <w:t>II</w:t>
                    </w:r>
                    <w:r>
                      <w:rPr>
                        <w:rFonts w:hint="eastAsia"/>
                      </w:rPr>
                      <w:fldChar w:fldCharType="end"/>
                    </w:r>
                  </w:p>
                </w:txbxContent>
              </v:textbox>
              <w10:wrap anchorx="margin"/>
            </v:rect>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A0CE9C" w14:textId="77777777" w:rsidR="003339B6" w:rsidRDefault="00000000">
    <w:r>
      <w:rPr>
        <w:noProof/>
      </w:rPr>
      <mc:AlternateContent>
        <mc:Choice Requires="wps">
          <w:drawing>
            <wp:anchor distT="0" distB="0" distL="114300" distR="114300" simplePos="0" relativeHeight="251659264" behindDoc="0" locked="0" layoutInCell="1" allowOverlap="1" wp14:anchorId="7AF962DC" wp14:editId="4C5281B7">
              <wp:simplePos x="0" y="0"/>
              <wp:positionH relativeFrom="margin">
                <wp:align>center</wp:align>
              </wp:positionH>
              <wp:positionV relativeFrom="paragraph">
                <wp:posOffset>0</wp:posOffset>
              </wp:positionV>
              <wp:extent cx="341630" cy="214630"/>
              <wp:effectExtent l="0" t="0" r="0" b="0"/>
              <wp:wrapNone/>
              <wp:docPr id="8" name="文本框 15"/>
              <wp:cNvGraphicFramePr/>
              <a:graphic xmlns:a="http://schemas.openxmlformats.org/drawingml/2006/main">
                <a:graphicData uri="http://schemas.microsoft.com/office/word/2010/wordprocessingShape">
                  <wps:wsp>
                    <wps:cNvSpPr/>
                    <wps:spPr>
                      <a:xfrm>
                        <a:off x="0" y="0"/>
                        <a:ext cx="341630" cy="214630"/>
                      </a:xfrm>
                      <a:prstGeom prst="rect">
                        <a:avLst/>
                      </a:prstGeom>
                      <a:noFill/>
                      <a:ln>
                        <a:noFill/>
                      </a:ln>
                    </wps:spPr>
                    <wps:txbx>
                      <w:txbxContent>
                        <w:p w14:paraId="4D709969" w14:textId="77777777" w:rsidR="003339B6" w:rsidRDefault="00000000">
                          <w:pPr>
                            <w:pStyle w:val="a9"/>
                          </w:pPr>
                          <w:r>
                            <w:rPr>
                              <w:rFonts w:hint="eastAsia"/>
                            </w:rPr>
                            <w:fldChar w:fldCharType="begin"/>
                          </w:r>
                          <w:r>
                            <w:rPr>
                              <w:rFonts w:hint="eastAsia"/>
                            </w:rPr>
                            <w:instrText xml:space="preserve"> PAGE  \* MERGEFORMAT </w:instrText>
                          </w:r>
                          <w:r>
                            <w:rPr>
                              <w:rFonts w:hint="eastAsia"/>
                            </w:rPr>
                            <w:fldChar w:fldCharType="separate"/>
                          </w:r>
                          <w:r>
                            <w:t>IV</w:t>
                          </w:r>
                          <w:r>
                            <w:rPr>
                              <w:rFonts w:hint="eastAsia"/>
                            </w:rPr>
                            <w:fldChar w:fldCharType="end"/>
                          </w:r>
                        </w:p>
                      </w:txbxContent>
                    </wps:txbx>
                    <wps:bodyPr lIns="0" tIns="0" rIns="0" bIns="0" upright="1"/>
                  </wps:wsp>
                </a:graphicData>
              </a:graphic>
            </wp:anchor>
          </w:drawing>
        </mc:Choice>
        <mc:Fallback>
          <w:pict>
            <v:rect w14:anchorId="7AF962DC" id="文本框 15" o:spid="_x0000_s1029" style="position:absolute;left:0;text-align:left;margin-left:0;margin-top:0;width:26.9pt;height:16.9pt;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" filled="f" stroked="f">
              <v:textbox inset="0,0,0,0">
                <w:txbxContent>
                  <w:p w14:paraId="4D709969" w14:textId="77777777" w:rsidR="003339B6" w:rsidRDefault="00000000">
                    <w:pPr>
                      <w:pStyle w:val="a9"/>
                    </w:pPr>
                    <w:r>
                      <w:rPr>
                        <w:rFonts w:hint="eastAsia"/>
                      </w:rPr>
                      <w:fldChar w:fldCharType="begin"/>
                    </w:r>
                    <w:r>
                      <w:rPr>
                        <w:rFonts w:hint="eastAsia"/>
                      </w:rPr>
                      <w:instrText xml:space="preserve"> PAGE  \* MERGEFORMAT </w:instrText>
                    </w:r>
                    <w:r>
                      <w:rPr>
                        <w:rFonts w:hint="eastAsia"/>
                      </w:rPr>
                      <w:fldChar w:fldCharType="separate"/>
                    </w:r>
                    <w:r>
                      <w:t>IV</w:t>
                    </w:r>
                    <w:r>
                      <w:rPr>
                        <w:rFonts w:hint="eastAsia"/>
                      </w:rPr>
                      <w:fldChar w:fldCharType="end"/>
                    </w:r>
                  </w:p>
                </w:txbxContent>
              </v:textbox>
              <w10:wrap anchorx="margin"/>
            </v:rec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4F808" w14:textId="77777777" w:rsidR="003339B6" w:rsidRDefault="00000000">
    <w:pPr>
      <w:pStyle w:val="a9"/>
      <w:jc w:val="center"/>
    </w:pPr>
    <w:r>
      <w:fldChar w:fldCharType="begin"/>
    </w:r>
    <w:r>
      <w:instrText>PAGE   \* MERGEFORMAT</w:instrText>
    </w:r>
    <w:r>
      <w:fldChar w:fldCharType="separate"/>
    </w:r>
    <w:r>
      <w:rPr>
        <w:lang w:val="zh-CN"/>
      </w:rPr>
      <w:t>2</w:t>
    </w:r>
    <w:r>
      <w:rPr>
        <w:lang w:val="zh-CN"/>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651BE0" w14:textId="77777777" w:rsidR="0061567C" w:rsidRDefault="0061567C">
      <w:r>
        <w:separator/>
      </w:r>
    </w:p>
  </w:footnote>
  <w:footnote w:type="continuationSeparator" w:id="0">
    <w:p w14:paraId="4B8AC22F" w14:textId="77777777" w:rsidR="0061567C" w:rsidRDefault="0061567C">
      <w:r>
        <w:continuationSeparator/>
      </w:r>
    </w:p>
  </w:footnote>
  <w:footnote w:id="1">
    <w:p w14:paraId="419619DC" w14:textId="77777777" w:rsidR="003339B6" w:rsidRDefault="00000000">
      <w:pPr>
        <w:pStyle w:val="ac"/>
        <w:rPr>
          <w:szCs w:val="18"/>
        </w:rPr>
      </w:pPr>
      <w:r>
        <w:rPr>
          <w:rStyle w:val="af4"/>
          <w:szCs w:val="18"/>
        </w:rPr>
        <w:footnoteRef/>
      </w:r>
      <w:r>
        <w:rPr>
          <w:szCs w:val="18"/>
        </w:rPr>
        <w:t xml:space="preserve"> </w:t>
      </w:r>
      <w:proofErr w:type="gramStart"/>
      <w:r>
        <w:rPr>
          <w:rFonts w:hint="eastAsia"/>
          <w:szCs w:val="18"/>
        </w:rPr>
        <w:t>脚注文本脚注文本脚注文本脚注文本</w:t>
      </w:r>
      <w:proofErr w:type="gramEnd"/>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202E1" w14:textId="77777777" w:rsidR="003339B6" w:rsidRDefault="003339B6">
    <w:pPr>
      <w:pStyle w:val="ab"/>
      <w:pBdr>
        <w:top w:val="none" w:sz="0" w:space="1" w:color="auto"/>
        <w:left w:val="none" w:sz="0" w:space="4" w:color="auto"/>
        <w:bottom w:val="double" w:sz="8" w:space="1" w:color="auto"/>
        <w:right w:val="none" w:sz="0" w:space="4" w:color="auto"/>
      </w:pBdr>
      <w:rPr>
        <w:sz w:val="2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8593DD" w14:textId="77777777" w:rsidR="003339B6" w:rsidRDefault="003339B6">
    <w:pP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E9000" w14:textId="77777777" w:rsidR="003339B6" w:rsidRDefault="00000000">
    <w:pPr>
      <w:pStyle w:val="ab"/>
      <w:pBdr>
        <w:top w:val="none" w:sz="0" w:space="1" w:color="auto"/>
        <w:left w:val="none" w:sz="0" w:space="4" w:color="auto"/>
        <w:bottom w:val="single" w:sz="4" w:space="1" w:color="auto"/>
        <w:right w:val="none" w:sz="0" w:space="4" w:color="auto"/>
      </w:pBdr>
      <w:rPr>
        <w:sz w:val="21"/>
      </w:rPr>
    </w:pPr>
    <w:r>
      <w:rPr>
        <w:rFonts w:hint="eastAsia"/>
        <w:sz w:val="21"/>
      </w:rPr>
      <w:t>ABSTRACT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B32F2" w14:textId="77777777" w:rsidR="003339B6" w:rsidRDefault="00000000">
    <w:pPr>
      <w:jc w:val="center"/>
    </w:pPr>
    <w:r>
      <w:rPr>
        <w:rFonts w:hint="eastAsia"/>
      </w:rPr>
      <w:t>湘潭大学毕业论文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4E39CA" w14:textId="77777777" w:rsidR="003339B6" w:rsidRDefault="00000000">
    <w:pPr>
      <w:pStyle w:val="ab"/>
      <w:pBdr>
        <w:bottom w:val="none" w:sz="0" w:space="1" w:color="auto"/>
      </w:pBdr>
      <w:rPr>
        <w:snapToGrid w:val="0"/>
        <w:sz w:val="21"/>
        <w:szCs w:val="21"/>
      </w:rPr>
    </w:pPr>
    <w:r>
      <w:rPr>
        <w:rFonts w:hint="eastAsia"/>
        <w:snapToGrid w:val="0"/>
        <w:sz w:val="21"/>
        <w:szCs w:val="21"/>
      </w:rPr>
      <w:t>湘潭大学毕业论文</w: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Y">
    <w15:presenceInfo w15:providerId="None" w15:userId="HY"/>
  </w15:person>
  <w15:person w15:author="Sky123.Org">
    <w15:presenceInfo w15:providerId="None" w15:userId="Sky123.Or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oNotTrackMoves/>
  <w:defaultTabStop w:val="420"/>
  <w:drawingGridHorizontalSpacing w:val="0"/>
  <w:drawingGridVerticalSpacing w:val="161"/>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Tg3Yjg0MzJiNWY0M2M2ODAxMmY0NjIwZWYwMDk0MjYifQ=="/>
  </w:docVars>
  <w:rsids>
    <w:rsidRoot w:val="00306574"/>
    <w:rsid w:val="002D4626"/>
    <w:rsid w:val="00306574"/>
    <w:rsid w:val="003339B6"/>
    <w:rsid w:val="004D1CE9"/>
    <w:rsid w:val="0061567C"/>
    <w:rsid w:val="00886603"/>
    <w:rsid w:val="00C97457"/>
    <w:rsid w:val="08F46B6F"/>
    <w:rsid w:val="0CB834AA"/>
    <w:rsid w:val="3A0024A8"/>
    <w:rsid w:val="3B727402"/>
    <w:rsid w:val="52077FA0"/>
    <w:rsid w:val="587739AD"/>
    <w:rsid w:val="6284659C"/>
    <w:rsid w:val="7B30127B"/>
    <w:rsid w:val="7F4009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021CE"/>
  <w15:docId w15:val="{1A539CD9-65BB-4C9D-A419-D32F432CA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qFormat="1"/>
    <w:lsdException w:name="footnote text" w:qFormat="1"/>
    <w:lsdException w:name="annotation text" w:qFormat="1"/>
    <w:lsdException w:name="header" w:qFormat="1"/>
    <w:lsdException w:name="footer" w:uiPriority="99" w:qFormat="1"/>
    <w:lsdException w:name="caption" w:semiHidden="1" w:unhideWhenUsed="1" w:qFormat="1"/>
    <w:lsdException w:name="footnote reference" w:qFormat="1"/>
    <w:lsdException w:name="annotation reference" w:qFormat="1"/>
    <w:lsdException w:name="page number"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Body Text Indent 2" w:qFormat="1"/>
    <w:lsdException w:name="Body Text Indent 3" w:qFormat="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99"/>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spacing w:line="300" w:lineRule="auto"/>
      <w:jc w:val="center"/>
      <w:outlineLvl w:val="0"/>
    </w:pPr>
    <w:rPr>
      <w:rFonts w:eastAsia="黑体"/>
      <w:sz w:val="32"/>
      <w:szCs w:val="32"/>
    </w:rPr>
  </w:style>
  <w:style w:type="paragraph" w:styleId="3">
    <w:name w:val="heading 3"/>
    <w:basedOn w:val="a"/>
    <w:next w:val="a"/>
    <w:qFormat/>
    <w:pPr>
      <w:keepNext/>
      <w:keepLines/>
      <w:spacing w:before="480" w:after="360" w:line="400" w:lineRule="exact"/>
      <w:outlineLvl w:val="2"/>
    </w:pPr>
    <w:rPr>
      <w:b/>
      <w:bCs/>
      <w:sz w:val="32"/>
      <w:szCs w:val="32"/>
      <w:shd w:val="clear" w:color="auto" w:fill="FFFFFF"/>
    </w:rPr>
  </w:style>
  <w:style w:type="paragraph" w:styleId="4">
    <w:name w:val="heading 4"/>
    <w:basedOn w:val="a"/>
    <w:next w:val="a"/>
    <w:qFormat/>
    <w:pPr>
      <w:keepNext/>
      <w:keepLines/>
      <w:spacing w:before="280" w:after="290" w:line="372" w:lineRule="auto"/>
      <w:outlineLvl w:val="3"/>
    </w:pPr>
    <w:rPr>
      <w:rFonts w:ascii="Arial" w:eastAsia="黑体" w:hAnsi="Arial"/>
      <w:b/>
      <w:sz w:val="28"/>
    </w:rPr>
  </w:style>
  <w:style w:type="paragraph" w:styleId="6">
    <w:name w:val="heading 6"/>
    <w:basedOn w:val="a"/>
    <w:next w:val="a"/>
    <w:qFormat/>
    <w:pPr>
      <w:keepNext/>
      <w:spacing w:line="360" w:lineRule="auto"/>
      <w:ind w:firstLine="600"/>
      <w:jc w:val="center"/>
      <w:outlineLvl w:val="5"/>
    </w:pPr>
    <w:rPr>
      <w:rFonts w:eastAsia="黑体"/>
      <w:color w:val="000000"/>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ody Text"/>
    <w:basedOn w:val="a"/>
    <w:qFormat/>
    <w:pPr>
      <w:jc w:val="center"/>
    </w:pPr>
    <w:rPr>
      <w:rFonts w:eastAsia="黑体"/>
      <w:sz w:val="52"/>
    </w:rPr>
  </w:style>
  <w:style w:type="paragraph" w:styleId="a6">
    <w:name w:val="Body Text Indent"/>
    <w:basedOn w:val="a"/>
    <w:qFormat/>
    <w:pPr>
      <w:widowControl/>
      <w:spacing w:after="120"/>
      <w:ind w:leftChars="200" w:left="420"/>
      <w:jc w:val="left"/>
    </w:pPr>
    <w:rPr>
      <w:kern w:val="0"/>
      <w:sz w:val="24"/>
    </w:rPr>
  </w:style>
  <w:style w:type="paragraph" w:styleId="TOC3">
    <w:name w:val="toc 3"/>
    <w:basedOn w:val="a"/>
    <w:next w:val="a"/>
    <w:uiPriority w:val="39"/>
    <w:qFormat/>
    <w:pPr>
      <w:spacing w:line="360" w:lineRule="auto"/>
      <w:ind w:leftChars="400" w:left="840"/>
    </w:pPr>
    <w:rPr>
      <w:sz w:val="24"/>
    </w:rPr>
  </w:style>
  <w:style w:type="paragraph" w:styleId="a7">
    <w:name w:val="Plain Text"/>
    <w:basedOn w:val="a"/>
    <w:qFormat/>
    <w:rPr>
      <w:rFonts w:ascii="宋体" w:hAnsi="Courier New"/>
      <w:szCs w:val="20"/>
    </w:rPr>
  </w:style>
  <w:style w:type="paragraph" w:styleId="2">
    <w:name w:val="Body Text Indent 2"/>
    <w:basedOn w:val="a"/>
    <w:qFormat/>
    <w:pPr>
      <w:spacing w:after="120" w:line="480" w:lineRule="auto"/>
      <w:ind w:leftChars="200" w:left="420"/>
    </w:pPr>
    <w:rPr>
      <w:szCs w:val="21"/>
    </w:rPr>
  </w:style>
  <w:style w:type="paragraph" w:styleId="a8">
    <w:name w:val="Balloon Text"/>
    <w:basedOn w:val="a"/>
    <w:qFormat/>
    <w:rPr>
      <w:sz w:val="18"/>
      <w:szCs w:val="18"/>
    </w:rPr>
  </w:style>
  <w:style w:type="paragraph" w:styleId="a9">
    <w:name w:val="footer"/>
    <w:basedOn w:val="a"/>
    <w:link w:val="aa"/>
    <w:uiPriority w:val="99"/>
    <w:qFormat/>
    <w:pPr>
      <w:tabs>
        <w:tab w:val="center" w:pos="4153"/>
        <w:tab w:val="right" w:pos="8306"/>
      </w:tabs>
      <w:snapToGrid w:val="0"/>
      <w:jc w:val="left"/>
    </w:pPr>
    <w:rPr>
      <w:sz w:val="18"/>
      <w:szCs w:val="18"/>
    </w:rPr>
  </w:style>
  <w:style w:type="paragraph" w:styleId="ab">
    <w:name w:val="header"/>
    <w:basedOn w:val="a"/>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link w:val="TOC10"/>
    <w:uiPriority w:val="39"/>
    <w:qFormat/>
    <w:pPr>
      <w:spacing w:line="360" w:lineRule="auto"/>
    </w:pPr>
    <w:rPr>
      <w:kern w:val="0"/>
      <w:sz w:val="28"/>
      <w:szCs w:val="20"/>
    </w:rPr>
  </w:style>
  <w:style w:type="paragraph" w:styleId="TOC4">
    <w:name w:val="toc 4"/>
    <w:basedOn w:val="a"/>
    <w:next w:val="a"/>
    <w:qFormat/>
    <w:pPr>
      <w:ind w:leftChars="600" w:left="1260"/>
    </w:pPr>
  </w:style>
  <w:style w:type="paragraph" w:styleId="ac">
    <w:name w:val="footnote text"/>
    <w:basedOn w:val="a"/>
    <w:qFormat/>
    <w:pPr>
      <w:snapToGrid w:val="0"/>
      <w:jc w:val="left"/>
    </w:pPr>
    <w:rPr>
      <w:sz w:val="18"/>
    </w:rPr>
  </w:style>
  <w:style w:type="paragraph" w:styleId="30">
    <w:name w:val="Body Text Indent 3"/>
    <w:basedOn w:val="a"/>
    <w:qFormat/>
    <w:pPr>
      <w:adjustRightInd w:val="0"/>
      <w:snapToGrid w:val="0"/>
      <w:spacing w:line="300" w:lineRule="auto"/>
      <w:ind w:firstLine="540"/>
    </w:pPr>
    <w:rPr>
      <w:rFonts w:ascii="楷体_GB2312" w:eastAsia="楷体_GB2312"/>
      <w:bCs/>
      <w:sz w:val="28"/>
    </w:rPr>
  </w:style>
  <w:style w:type="paragraph" w:styleId="TOC2">
    <w:name w:val="toc 2"/>
    <w:basedOn w:val="a"/>
    <w:next w:val="a"/>
    <w:uiPriority w:val="39"/>
    <w:qFormat/>
    <w:pPr>
      <w:spacing w:line="360" w:lineRule="auto"/>
      <w:ind w:leftChars="200" w:left="420"/>
    </w:pPr>
    <w:rPr>
      <w:sz w:val="24"/>
    </w:rPr>
  </w:style>
  <w:style w:type="paragraph" w:styleId="ad">
    <w:name w:val="Normal (Web)"/>
    <w:basedOn w:val="a"/>
    <w:qFormat/>
    <w:pPr>
      <w:widowControl/>
      <w:spacing w:before="100" w:beforeAutospacing="1" w:after="100" w:afterAutospacing="1"/>
      <w:jc w:val="left"/>
    </w:pPr>
    <w:rPr>
      <w:rFonts w:ascii="宋体" w:hAnsi="宋体"/>
      <w:color w:val="000000"/>
      <w:kern w:val="0"/>
      <w:sz w:val="24"/>
    </w:rPr>
  </w:style>
  <w:style w:type="paragraph" w:styleId="ae">
    <w:name w:val="Title"/>
    <w:basedOn w:val="a"/>
    <w:qFormat/>
    <w:pPr>
      <w:spacing w:before="240" w:after="60"/>
      <w:jc w:val="center"/>
      <w:outlineLvl w:val="0"/>
    </w:pPr>
    <w:rPr>
      <w:rFonts w:ascii="Arial" w:hAnsi="Arial" w:cs="Arial"/>
      <w:b/>
      <w:bCs/>
      <w:sz w:val="32"/>
      <w:szCs w:val="32"/>
    </w:rPr>
  </w:style>
  <w:style w:type="paragraph" w:styleId="af">
    <w:name w:val="annotation subject"/>
    <w:basedOn w:val="a3"/>
    <w:next w:val="a3"/>
    <w:link w:val="af0"/>
    <w:qFormat/>
    <w:rPr>
      <w:b/>
      <w:bCs/>
    </w:rPr>
  </w:style>
  <w:style w:type="character" w:styleId="af1">
    <w:name w:val="page number"/>
    <w:basedOn w:val="a0"/>
    <w:qFormat/>
  </w:style>
  <w:style w:type="character" w:styleId="af2">
    <w:name w:val="Hyperlink"/>
    <w:uiPriority w:val="99"/>
    <w:qFormat/>
    <w:rPr>
      <w:color w:val="0000FF"/>
      <w:u w:val="single"/>
    </w:rPr>
  </w:style>
  <w:style w:type="character" w:styleId="af3">
    <w:name w:val="annotation reference"/>
    <w:qFormat/>
    <w:rPr>
      <w:sz w:val="21"/>
      <w:szCs w:val="21"/>
    </w:rPr>
  </w:style>
  <w:style w:type="character" w:styleId="af4">
    <w:name w:val="footnote reference"/>
    <w:qFormat/>
    <w:rPr>
      <w:vertAlign w:val="superscript"/>
    </w:rPr>
  </w:style>
  <w:style w:type="paragraph" w:customStyle="1" w:styleId="af5">
    <w:name w:val="缩写表"/>
    <w:basedOn w:val="TOC1"/>
    <w:qFormat/>
    <w:pPr>
      <w:adjustRightInd w:val="0"/>
      <w:spacing w:after="120" w:line="400" w:lineRule="exact"/>
      <w:jc w:val="left"/>
      <w:textAlignment w:val="baseline"/>
    </w:pPr>
    <w:rPr>
      <w:spacing w:val="10"/>
      <w:sz w:val="24"/>
    </w:rPr>
  </w:style>
  <w:style w:type="paragraph" w:customStyle="1" w:styleId="Char">
    <w:name w:val="Char"/>
    <w:basedOn w:val="a"/>
    <w:qFormat/>
  </w:style>
  <w:style w:type="paragraph" w:customStyle="1" w:styleId="10">
    <w:name w:val="标题1"/>
    <w:basedOn w:val="ae"/>
    <w:qFormat/>
    <w:pPr>
      <w:widowControl/>
      <w:adjustRightInd w:val="0"/>
      <w:spacing w:after="360" w:line="420" w:lineRule="exact"/>
      <w:textAlignment w:val="baseline"/>
      <w:outlineLvl w:val="9"/>
    </w:pPr>
    <w:rPr>
      <w:rFonts w:cs="Times New Roman"/>
      <w:b w:val="0"/>
      <w:bCs w:val="0"/>
      <w:kern w:val="0"/>
      <w:sz w:val="30"/>
      <w:szCs w:val="20"/>
    </w:rPr>
  </w:style>
  <w:style w:type="paragraph" w:customStyle="1" w:styleId="MDPI51figurecaption">
    <w:name w:val="MDPI_5.1_figure_caption"/>
    <w:basedOn w:val="a"/>
    <w:qFormat/>
    <w:pPr>
      <w:widowControl/>
      <w:adjustRightInd w:val="0"/>
      <w:snapToGrid w:val="0"/>
      <w:spacing w:before="120" w:after="240" w:line="260" w:lineRule="atLeast"/>
      <w:ind w:left="425" w:right="425"/>
    </w:pPr>
    <w:rPr>
      <w:rFonts w:ascii="Palatino Linotype" w:eastAsia="Times New Roman" w:hAnsi="Palatino Linotype"/>
      <w:color w:val="000000"/>
      <w:kern w:val="0"/>
      <w:sz w:val="18"/>
      <w:szCs w:val="20"/>
      <w:lang w:bidi="en-US"/>
    </w:rPr>
  </w:style>
  <w:style w:type="paragraph" w:customStyle="1" w:styleId="Style2">
    <w:name w:val="_Style 2"/>
    <w:basedOn w:val="a"/>
    <w:uiPriority w:val="99"/>
    <w:qFormat/>
    <w:pPr>
      <w:spacing w:line="400" w:lineRule="exact"/>
      <w:ind w:firstLineChars="200" w:firstLine="420"/>
    </w:pPr>
    <w:rPr>
      <w:sz w:val="24"/>
    </w:rPr>
  </w:style>
  <w:style w:type="paragraph" w:customStyle="1" w:styleId="xl36">
    <w:name w:val="xl36"/>
    <w:basedOn w:val="a"/>
    <w:qFormat/>
    <w:pPr>
      <w:widowControl/>
      <w:pBdr>
        <w:left w:val="single" w:sz="4" w:space="0" w:color="auto"/>
        <w:bottom w:val="single" w:sz="4" w:space="0" w:color="auto"/>
      </w:pBdr>
      <w:spacing w:before="100" w:beforeAutospacing="1" w:after="100" w:afterAutospacing="1"/>
      <w:jc w:val="center"/>
      <w:textAlignment w:val="top"/>
    </w:pPr>
    <w:rPr>
      <w:rFonts w:ascii="Calibri" w:hAnsi="Calibri"/>
      <w:kern w:val="0"/>
      <w:sz w:val="24"/>
    </w:rPr>
  </w:style>
  <w:style w:type="paragraph" w:customStyle="1" w:styleId="af6">
    <w:name w:val="一级标题"/>
    <w:basedOn w:val="1"/>
    <w:next w:val="a"/>
    <w:qFormat/>
    <w:pPr>
      <w:adjustRightInd w:val="0"/>
      <w:spacing w:beforeLines="150" w:afterLines="150" w:line="320" w:lineRule="atLeast"/>
    </w:pPr>
    <w:rPr>
      <w:rFonts w:ascii="方正大标宋简体" w:eastAsia="宋体" w:hAnsi="方正大标宋简体"/>
      <w:b/>
      <w:kern w:val="36"/>
      <w:szCs w:val="20"/>
    </w:rPr>
  </w:style>
  <w:style w:type="character" w:customStyle="1" w:styleId="a4">
    <w:name w:val="批注文字 字符"/>
    <w:link w:val="a3"/>
    <w:qFormat/>
    <w:rPr>
      <w:kern w:val="2"/>
      <w:sz w:val="21"/>
      <w:szCs w:val="24"/>
    </w:rPr>
  </w:style>
  <w:style w:type="character" w:customStyle="1" w:styleId="TOC10">
    <w:name w:val="TOC 1 字符"/>
    <w:link w:val="TOC1"/>
    <w:uiPriority w:val="39"/>
    <w:qFormat/>
    <w:rPr>
      <w:rFonts w:ascii="Times New Roman" w:eastAsia="宋体" w:hAnsi="Times New Roman"/>
      <w:sz w:val="28"/>
    </w:rPr>
  </w:style>
  <w:style w:type="character" w:customStyle="1" w:styleId="af0">
    <w:name w:val="批注主题 字符"/>
    <w:link w:val="af"/>
    <w:qFormat/>
    <w:rPr>
      <w:b/>
      <w:bCs/>
      <w:kern w:val="2"/>
      <w:sz w:val="21"/>
      <w:szCs w:val="24"/>
    </w:rPr>
  </w:style>
  <w:style w:type="character" w:customStyle="1" w:styleId="11">
    <w:name w:val="占位符文本1"/>
    <w:uiPriority w:val="99"/>
    <w:semiHidden/>
    <w:qFormat/>
    <w:rPr>
      <w:color w:val="808080"/>
    </w:rPr>
  </w:style>
  <w:style w:type="character" w:customStyle="1" w:styleId="aa">
    <w:name w:val="页脚 字符"/>
    <w:link w:val="a9"/>
    <w:uiPriority w:val="99"/>
    <w:qFormat/>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hyperlink" Target="http://biyelunwen.yjbys.com/kaitibaogao/" TargetMode="External"/><Relationship Id="rId3" Type="http://schemas.openxmlformats.org/officeDocument/2006/relationships/settings" Target="settings.xml"/><Relationship Id="rId21" Type="http://schemas.openxmlformats.org/officeDocument/2006/relationships/image" Target="media/image2.png"/><Relationship Id="rId7" Type="http://schemas.openxmlformats.org/officeDocument/2006/relationships/comments" Target="comment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hyperlink" Target="http://biyelunwen.yjbys.com/" TargetMode="Externa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image" Target="media/image1.em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oter" Target="footer6.xml"/><Relationship Id="rId28" Type="http://schemas.microsoft.com/office/2011/relationships/people" Target="people.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eader" Target="header3.xml"/><Relationship Id="rId22" Type="http://schemas.openxmlformats.org/officeDocument/2006/relationships/image" Target="media/image3.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30</Pages>
  <Words>2402</Words>
  <Characters>13692</Characters>
  <Application>Microsoft Office Word</Application>
  <DocSecurity>0</DocSecurity>
  <Lines>114</Lines>
  <Paragraphs>32</Paragraphs>
  <ScaleCrop>false</ScaleCrop>
  <Company>ICBCOA</Company>
  <LinksUpToDate>false</LinksUpToDate>
  <CharactersWithSpaces>16062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_x0001_</dc:title>
  <dc:creator>ICBC</dc:creator>
  <cp:lastModifiedBy>煜龙 李</cp:lastModifiedBy>
  <cp:revision>2</cp:revision>
  <cp:lastPrinted>2025-10-28T00:45:00Z</cp:lastPrinted>
  <dcterms:created xsi:type="dcterms:W3CDTF">2025-10-28T00:14:00Z</dcterms:created>
  <dcterms:modified xsi:type="dcterms:W3CDTF">2026-03-06T12:12:00Z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RubyTemplateID">
    <vt:lpwstr>6</vt:lpwstr>
  </property>
  <property fmtid="{D5CDD505-2E9C-101B-9397-08002B2CF9AE}" pid="4" name="ICV">
    <vt:lpwstr>48BA68CAFDC64A6CB27DE0FFF294517B_13</vt:lpwstr>
  </property>
  <property fmtid="{D5CDD505-2E9C-101B-9397-08002B2CF9AE}" pid="5" name="KSOTemplateDocerSaveRecord">
    <vt:lpwstr>eyJoZGlkIjoiNDlhNjFlNDIzNjljN2YyM2M2YmViMzhhZGZmZTM5MWIiLCJ1c2VySWQiOiI5NDk1NzQyODUifQ==</vt:lpwstr>
  </property>
</Properties>
</file>